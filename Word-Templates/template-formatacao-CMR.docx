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EEE43" w14:textId="7220357B" w:rsidR="006B03AA" w:rsidRPr="00511632" w:rsidRDefault="006B03AA" w:rsidP="00511632">
      <w:pPr>
        <w:pStyle w:val="Corpodetexto"/>
        <w:tabs>
          <w:tab w:val="clear" w:pos="1915"/>
          <w:tab w:val="clear" w:pos="3900"/>
          <w:tab w:val="clear" w:pos="5743"/>
          <w:tab w:val="clear" w:pos="7585"/>
        </w:tabs>
        <w:spacing w:line="360" w:lineRule="auto"/>
        <w:jc w:val="both"/>
        <w:rPr>
          <w:rFonts w:ascii="Century Gothic" w:hAnsi="Century Gothic" w:cs="Arial"/>
          <w:b/>
          <w:sz w:val="24"/>
          <w:szCs w:val="24"/>
        </w:rPr>
      </w:pPr>
      <w:r w:rsidRPr="00511632">
        <w:rPr>
          <w:rFonts w:ascii="Century Gothic" w:hAnsi="Century Gothic" w:cs="Arial"/>
          <w:b/>
          <w:sz w:val="24"/>
          <w:szCs w:val="24"/>
        </w:rPr>
        <w:t xml:space="preserve">EXCELENTÍSSIMO SENHOR DOUTOR JUIZ DE DIREITO DA </w:t>
      </w:r>
      <w:r w:rsidR="00753B23">
        <w:rPr>
          <w:rFonts w:ascii="Century Gothic" w:hAnsi="Century Gothic" w:cs="Arial"/>
          <w:b/>
          <w:sz w:val="24"/>
          <w:szCs w:val="24"/>
        </w:rPr>
        <w:t xml:space="preserve">04ª </w:t>
      </w:r>
      <w:r w:rsidRPr="00511632">
        <w:rPr>
          <w:rFonts w:ascii="Century Gothic" w:hAnsi="Century Gothic" w:cs="Arial"/>
          <w:b/>
          <w:sz w:val="24"/>
          <w:szCs w:val="24"/>
        </w:rPr>
        <w:t>VARA CÍVEL D</w:t>
      </w:r>
      <w:r w:rsidRPr="00511632">
        <w:rPr>
          <w:rFonts w:ascii="Century Gothic" w:hAnsi="Century Gothic" w:cs="Arial"/>
          <w:b/>
          <w:sz w:val="24"/>
          <w:szCs w:val="24"/>
          <w:lang w:val="pt-BR"/>
        </w:rPr>
        <w:t xml:space="preserve">O FORO </w:t>
      </w:r>
      <w:r w:rsidR="00753B23">
        <w:rPr>
          <w:rFonts w:ascii="Century Gothic" w:hAnsi="Century Gothic" w:cs="Arial"/>
          <w:b/>
          <w:sz w:val="24"/>
          <w:szCs w:val="24"/>
          <w:lang w:val="pt-BR"/>
        </w:rPr>
        <w:t xml:space="preserve">REGIONAL II – SANTO AMARO - </w:t>
      </w:r>
      <w:r w:rsidRPr="00511632">
        <w:rPr>
          <w:rFonts w:ascii="Century Gothic" w:hAnsi="Century Gothic" w:cs="Arial"/>
          <w:b/>
          <w:sz w:val="24"/>
          <w:szCs w:val="24"/>
          <w:lang w:val="pt-BR"/>
        </w:rPr>
        <w:t>DA</w:t>
      </w:r>
      <w:r w:rsidRPr="00511632">
        <w:rPr>
          <w:rFonts w:ascii="Century Gothic" w:hAnsi="Century Gothic" w:cs="Arial"/>
          <w:b/>
          <w:sz w:val="24"/>
          <w:szCs w:val="24"/>
        </w:rPr>
        <w:t xml:space="preserve"> COMARCA DE SÃO</w:t>
      </w:r>
      <w:r w:rsidRPr="00511632">
        <w:rPr>
          <w:rFonts w:ascii="Century Gothic" w:hAnsi="Century Gothic" w:cs="Arial"/>
          <w:b/>
          <w:sz w:val="24"/>
          <w:szCs w:val="24"/>
          <w:lang w:val="pt-BR"/>
        </w:rPr>
        <w:t xml:space="preserve"> PAULO</w:t>
      </w:r>
      <w:r w:rsidR="005E32DB" w:rsidRPr="00511632">
        <w:rPr>
          <w:rFonts w:ascii="Century Gothic" w:hAnsi="Century Gothic" w:cs="Arial"/>
          <w:b/>
          <w:sz w:val="24"/>
          <w:szCs w:val="24"/>
        </w:rPr>
        <w:t xml:space="preserve"> - </w:t>
      </w:r>
      <w:r w:rsidRPr="00511632">
        <w:rPr>
          <w:rFonts w:ascii="Century Gothic" w:hAnsi="Century Gothic" w:cs="Arial"/>
          <w:b/>
          <w:sz w:val="24"/>
          <w:szCs w:val="24"/>
        </w:rPr>
        <w:t>SP</w:t>
      </w:r>
    </w:p>
    <w:p w14:paraId="69E747D2" w14:textId="77777777" w:rsidR="006B03AA" w:rsidRPr="00511632" w:rsidRDefault="006B03AA" w:rsidP="00511632">
      <w:pPr>
        <w:spacing w:line="360" w:lineRule="auto"/>
        <w:jc w:val="both"/>
        <w:rPr>
          <w:rFonts w:ascii="Century Gothic" w:hAnsi="Century Gothic" w:cs="Arial"/>
          <w:sz w:val="24"/>
          <w:szCs w:val="24"/>
        </w:rPr>
      </w:pPr>
    </w:p>
    <w:p w14:paraId="68BB2811" w14:textId="77777777" w:rsidR="006B03AA" w:rsidRPr="00511632" w:rsidRDefault="006B03AA" w:rsidP="00511632">
      <w:pPr>
        <w:spacing w:line="360" w:lineRule="auto"/>
        <w:jc w:val="both"/>
        <w:rPr>
          <w:rFonts w:ascii="Century Gothic" w:hAnsi="Century Gothic" w:cs="Arial"/>
          <w:sz w:val="24"/>
          <w:szCs w:val="24"/>
        </w:rPr>
      </w:pPr>
    </w:p>
    <w:p w14:paraId="6EFCF9C7" w14:textId="77777777" w:rsidR="006B03AA" w:rsidRPr="00511632" w:rsidRDefault="006B03AA" w:rsidP="00511632">
      <w:pPr>
        <w:spacing w:line="360" w:lineRule="auto"/>
        <w:jc w:val="both"/>
        <w:rPr>
          <w:rFonts w:ascii="Century Gothic" w:hAnsi="Century Gothic" w:cs="Arial"/>
          <w:sz w:val="24"/>
          <w:szCs w:val="24"/>
        </w:rPr>
      </w:pPr>
    </w:p>
    <w:p w14:paraId="7A072CD1" w14:textId="77777777" w:rsidR="006B03AA" w:rsidRPr="00511632" w:rsidRDefault="006B03AA" w:rsidP="00511632">
      <w:pPr>
        <w:spacing w:line="360" w:lineRule="auto"/>
        <w:jc w:val="both"/>
        <w:rPr>
          <w:rFonts w:ascii="Century Gothic" w:hAnsi="Century Gothic" w:cs="Arial"/>
          <w:sz w:val="24"/>
          <w:szCs w:val="24"/>
        </w:rPr>
      </w:pPr>
    </w:p>
    <w:p w14:paraId="004F52ED" w14:textId="77777777" w:rsidR="006B03AA" w:rsidRPr="00511632" w:rsidRDefault="006B03AA" w:rsidP="00511632">
      <w:pPr>
        <w:spacing w:line="360" w:lineRule="auto"/>
        <w:jc w:val="both"/>
        <w:rPr>
          <w:rFonts w:ascii="Century Gothic" w:hAnsi="Century Gothic" w:cs="Arial"/>
          <w:sz w:val="24"/>
          <w:szCs w:val="24"/>
        </w:rPr>
      </w:pPr>
    </w:p>
    <w:p w14:paraId="7E2D1174" w14:textId="77777777" w:rsidR="006B03AA" w:rsidRPr="00511632" w:rsidRDefault="006B03AA" w:rsidP="00511632">
      <w:pPr>
        <w:spacing w:line="360" w:lineRule="auto"/>
        <w:jc w:val="both"/>
        <w:rPr>
          <w:rFonts w:ascii="Century Gothic" w:hAnsi="Century Gothic" w:cs="Arial"/>
          <w:sz w:val="24"/>
          <w:szCs w:val="24"/>
        </w:rPr>
      </w:pPr>
    </w:p>
    <w:p w14:paraId="22039AA9" w14:textId="77777777" w:rsidR="006B03AA" w:rsidRPr="00511632" w:rsidRDefault="006B03AA" w:rsidP="00511632">
      <w:pPr>
        <w:spacing w:line="360" w:lineRule="auto"/>
        <w:jc w:val="both"/>
        <w:rPr>
          <w:rFonts w:ascii="Century Gothic" w:hAnsi="Century Gothic" w:cs="Arial"/>
          <w:sz w:val="24"/>
          <w:szCs w:val="24"/>
        </w:rPr>
      </w:pPr>
    </w:p>
    <w:p w14:paraId="7F510F7F" w14:textId="3088A4A7" w:rsidR="006B03AA" w:rsidRPr="00511632" w:rsidRDefault="006B03AA" w:rsidP="00511632">
      <w:pPr>
        <w:spacing w:after="259" w:line="360" w:lineRule="auto"/>
        <w:ind w:left="-5" w:hanging="10"/>
        <w:rPr>
          <w:rFonts w:ascii="Century Gothic" w:hAnsi="Century Gothic" w:cs="Arial"/>
          <w:sz w:val="24"/>
          <w:szCs w:val="24"/>
        </w:rPr>
      </w:pPr>
      <w:r w:rsidRPr="00511632">
        <w:rPr>
          <w:rFonts w:ascii="Century Gothic" w:hAnsi="Century Gothic" w:cs="Arial"/>
          <w:b/>
          <w:bCs/>
          <w:sz w:val="24"/>
          <w:szCs w:val="24"/>
        </w:rPr>
        <w:t xml:space="preserve">Processo nº </w:t>
      </w:r>
      <w:r w:rsidR="008B718F" w:rsidRPr="00511632">
        <w:rPr>
          <w:rFonts w:ascii="Century Gothic" w:hAnsi="Century Gothic" w:cs="Arial"/>
          <w:b/>
          <w:bCs/>
          <w:sz w:val="24"/>
          <w:szCs w:val="24"/>
        </w:rPr>
        <w:t>1038503-93.2025.8.26.0100</w:t>
      </w:r>
    </w:p>
    <w:p w14:paraId="63CC6DA0" w14:textId="77777777" w:rsidR="006B03AA" w:rsidRPr="00511632" w:rsidRDefault="006B03AA" w:rsidP="00511632">
      <w:pPr>
        <w:spacing w:line="360" w:lineRule="auto"/>
        <w:jc w:val="both"/>
        <w:rPr>
          <w:rFonts w:ascii="Century Gothic" w:hAnsi="Century Gothic" w:cs="Arial"/>
          <w:sz w:val="24"/>
          <w:szCs w:val="24"/>
        </w:rPr>
      </w:pPr>
    </w:p>
    <w:p w14:paraId="349681F2" w14:textId="5DD5E336" w:rsidR="006B03AA" w:rsidRPr="00511632" w:rsidRDefault="006B03AA" w:rsidP="00511632">
      <w:pPr>
        <w:widowControl w:val="0"/>
        <w:autoSpaceDE w:val="0"/>
        <w:autoSpaceDN w:val="0"/>
        <w:adjustRightInd w:val="0"/>
        <w:spacing w:line="360" w:lineRule="auto"/>
        <w:ind w:firstLine="2268"/>
        <w:jc w:val="both"/>
        <w:rPr>
          <w:rFonts w:ascii="Century Gothic" w:hAnsi="Century Gothic" w:cs="Arial"/>
          <w:sz w:val="24"/>
          <w:szCs w:val="24"/>
        </w:rPr>
      </w:pPr>
      <w:r w:rsidRPr="00511632">
        <w:rPr>
          <w:rFonts w:ascii="Century Gothic" w:eastAsia="Calibri" w:hAnsi="Century Gothic" w:cs="Arial"/>
          <w:b/>
          <w:sz w:val="24"/>
          <w:szCs w:val="24"/>
        </w:rPr>
        <w:t>SALESFORCE TECNOLOGIA LTDA.</w:t>
      </w:r>
      <w:r w:rsidRPr="00511632">
        <w:rPr>
          <w:rFonts w:ascii="Century Gothic" w:hAnsi="Century Gothic" w:cs="Arial"/>
          <w:bCs/>
          <w:sz w:val="24"/>
          <w:szCs w:val="24"/>
        </w:rPr>
        <w:t xml:space="preserve">, </w:t>
      </w:r>
      <w:r w:rsidRPr="00511632">
        <w:rPr>
          <w:rFonts w:ascii="Century Gothic" w:hAnsi="Century Gothic" w:cs="Arial"/>
          <w:sz w:val="24"/>
          <w:szCs w:val="24"/>
        </w:rPr>
        <w:t xml:space="preserve">devidamente qualificada nos autos da </w:t>
      </w:r>
      <w:r w:rsidRPr="00511632">
        <w:rPr>
          <w:rFonts w:ascii="Century Gothic" w:hAnsi="Century Gothic" w:cs="Arial"/>
          <w:bCs/>
          <w:sz w:val="24"/>
          <w:szCs w:val="24"/>
        </w:rPr>
        <w:t>AÇÃO DECLARATÓRIA DE RESCISÃO CONRATUAL C/C PEDIDO DE TUTELA DE URGÊNCIA</w:t>
      </w:r>
      <w:r w:rsidR="00511632">
        <w:rPr>
          <w:rFonts w:ascii="Century Gothic" w:hAnsi="Century Gothic" w:cs="Arial"/>
          <w:sz w:val="24"/>
          <w:szCs w:val="24"/>
        </w:rPr>
        <w:t xml:space="preserve">, </w:t>
      </w:r>
      <w:r w:rsidRPr="00511632">
        <w:rPr>
          <w:rFonts w:ascii="Century Gothic" w:hAnsi="Century Gothic" w:cs="Arial"/>
          <w:sz w:val="24"/>
          <w:szCs w:val="24"/>
        </w:rPr>
        <w:t xml:space="preserve">proposta por </w:t>
      </w:r>
      <w:r w:rsidR="00E55282" w:rsidRPr="00511632">
        <w:rPr>
          <w:rFonts w:ascii="Century Gothic" w:eastAsia="Calibri" w:hAnsi="Century Gothic" w:cs="Arial"/>
          <w:b/>
          <w:sz w:val="24"/>
          <w:szCs w:val="24"/>
        </w:rPr>
        <w:t>ECODIESEL COMÉRCIO DE COMBUSTÍVEIS LTDA</w:t>
      </w:r>
      <w:r w:rsidR="00511632">
        <w:rPr>
          <w:rFonts w:ascii="Century Gothic" w:eastAsia="Calibri" w:hAnsi="Century Gothic" w:cs="Arial"/>
          <w:b/>
          <w:sz w:val="24"/>
          <w:szCs w:val="24"/>
        </w:rPr>
        <w:t>.</w:t>
      </w:r>
      <w:r w:rsidRPr="00511632">
        <w:rPr>
          <w:rFonts w:ascii="Century Gothic" w:hAnsi="Century Gothic" w:cs="Arial"/>
          <w:bCs/>
          <w:sz w:val="24"/>
          <w:szCs w:val="24"/>
        </w:rPr>
        <w:t>, processo em epígrafe,</w:t>
      </w:r>
      <w:r w:rsidRPr="00511632">
        <w:rPr>
          <w:rFonts w:ascii="Century Gothic" w:hAnsi="Century Gothic" w:cs="Arial"/>
          <w:sz w:val="24"/>
          <w:szCs w:val="24"/>
        </w:rPr>
        <w:t xml:space="preserve"> vem, muito respeitosamente, por seus advogados</w:t>
      </w:r>
      <w:r w:rsidR="00511632">
        <w:rPr>
          <w:rFonts w:ascii="Century Gothic" w:hAnsi="Century Gothic" w:cs="Arial"/>
          <w:sz w:val="24"/>
          <w:szCs w:val="24"/>
        </w:rPr>
        <w:t xml:space="preserve"> </w:t>
      </w:r>
      <w:r w:rsidR="00511632" w:rsidRPr="00511632">
        <w:rPr>
          <w:rFonts w:ascii="Century Gothic" w:hAnsi="Century Gothic" w:cs="Arial"/>
          <w:sz w:val="24"/>
          <w:szCs w:val="24"/>
          <w:highlight w:val="green"/>
        </w:rPr>
        <w:t>(Doc</w:t>
      </w:r>
      <w:ins w:id="0" w:author="Maria Cláudia Boaventura Soares" w:date="2025-06-26T14:45:00Z" w16du:dateUtc="2025-06-26T17:45:00Z">
        <w:r w:rsidR="006F42DB">
          <w:rPr>
            <w:rFonts w:ascii="Century Gothic" w:hAnsi="Century Gothic" w:cs="Arial"/>
            <w:sz w:val="24"/>
            <w:szCs w:val="24"/>
            <w:highlight w:val="green"/>
          </w:rPr>
          <w:t>s</w:t>
        </w:r>
      </w:ins>
      <w:r w:rsidR="00511632" w:rsidRPr="00511632">
        <w:rPr>
          <w:rFonts w:ascii="Century Gothic" w:hAnsi="Century Gothic" w:cs="Arial"/>
          <w:sz w:val="24"/>
          <w:szCs w:val="24"/>
          <w:highlight w:val="green"/>
        </w:rPr>
        <w:t>. 01</w:t>
      </w:r>
      <w:ins w:id="1" w:author="Maria Cláudia Boaventura Soares" w:date="2025-06-26T14:45:00Z" w16du:dateUtc="2025-06-26T17:45:00Z">
        <w:r w:rsidR="006F42DB">
          <w:rPr>
            <w:rFonts w:ascii="Century Gothic" w:hAnsi="Century Gothic" w:cs="Arial"/>
            <w:sz w:val="24"/>
            <w:szCs w:val="24"/>
            <w:highlight w:val="green"/>
          </w:rPr>
          <w:t xml:space="preserve"> e 02</w:t>
        </w:r>
      </w:ins>
      <w:r w:rsidR="00511632" w:rsidRPr="00511632">
        <w:rPr>
          <w:rFonts w:ascii="Century Gothic" w:hAnsi="Century Gothic" w:cs="Arial"/>
          <w:sz w:val="24"/>
          <w:szCs w:val="24"/>
          <w:highlight w:val="green"/>
        </w:rPr>
        <w:t>)</w:t>
      </w:r>
      <w:r w:rsidRPr="00511632">
        <w:rPr>
          <w:rFonts w:ascii="Century Gothic" w:hAnsi="Century Gothic" w:cs="Arial"/>
          <w:sz w:val="24"/>
          <w:szCs w:val="24"/>
        </w:rPr>
        <w:t>, oferecer sua</w:t>
      </w:r>
    </w:p>
    <w:p w14:paraId="0D03ED32" w14:textId="77777777" w:rsidR="006B03AA" w:rsidRPr="00511632" w:rsidRDefault="006B03AA" w:rsidP="00511632">
      <w:pPr>
        <w:widowControl w:val="0"/>
        <w:autoSpaceDE w:val="0"/>
        <w:autoSpaceDN w:val="0"/>
        <w:adjustRightInd w:val="0"/>
        <w:spacing w:line="360" w:lineRule="auto"/>
        <w:jc w:val="both"/>
        <w:rPr>
          <w:rFonts w:ascii="Century Gothic" w:hAnsi="Century Gothic" w:cs="Arial"/>
          <w:sz w:val="24"/>
          <w:szCs w:val="24"/>
        </w:rPr>
      </w:pPr>
    </w:p>
    <w:p w14:paraId="6AAF4731" w14:textId="77777777" w:rsidR="006B03AA" w:rsidRPr="00511632" w:rsidRDefault="006B03AA" w:rsidP="00511632">
      <w:pPr>
        <w:widowControl w:val="0"/>
        <w:autoSpaceDE w:val="0"/>
        <w:autoSpaceDN w:val="0"/>
        <w:adjustRightInd w:val="0"/>
        <w:spacing w:line="360" w:lineRule="auto"/>
        <w:jc w:val="center"/>
        <w:rPr>
          <w:rFonts w:ascii="Century Gothic" w:hAnsi="Century Gothic" w:cs="Arial"/>
          <w:b/>
          <w:bCs/>
          <w:sz w:val="24"/>
          <w:szCs w:val="24"/>
          <w:u w:val="single"/>
        </w:rPr>
      </w:pPr>
      <w:r w:rsidRPr="00511632">
        <w:rPr>
          <w:rFonts w:ascii="Century Gothic" w:hAnsi="Century Gothic" w:cs="Arial"/>
          <w:b/>
          <w:bCs/>
          <w:sz w:val="24"/>
          <w:szCs w:val="24"/>
          <w:u w:val="single"/>
        </w:rPr>
        <w:t>CONTESTAÇÃO</w:t>
      </w:r>
    </w:p>
    <w:p w14:paraId="614B0D32" w14:textId="77777777" w:rsidR="006B03AA" w:rsidRPr="00511632" w:rsidRDefault="006B03AA" w:rsidP="00511632">
      <w:pPr>
        <w:widowControl w:val="0"/>
        <w:autoSpaceDE w:val="0"/>
        <w:autoSpaceDN w:val="0"/>
        <w:adjustRightInd w:val="0"/>
        <w:spacing w:line="360" w:lineRule="auto"/>
        <w:rPr>
          <w:rFonts w:ascii="Century Gothic" w:hAnsi="Century Gothic" w:cs="Arial"/>
          <w:sz w:val="24"/>
          <w:szCs w:val="24"/>
        </w:rPr>
      </w:pPr>
    </w:p>
    <w:p w14:paraId="174634AC" w14:textId="77777777" w:rsidR="006B03AA" w:rsidRPr="00511632" w:rsidRDefault="006B03AA" w:rsidP="00511632">
      <w:pPr>
        <w:spacing w:line="360" w:lineRule="auto"/>
        <w:jc w:val="both"/>
        <w:rPr>
          <w:rFonts w:ascii="Century Gothic" w:hAnsi="Century Gothic" w:cs="Arial"/>
          <w:sz w:val="24"/>
          <w:szCs w:val="24"/>
        </w:rPr>
      </w:pPr>
      <w:r w:rsidRPr="00511632">
        <w:rPr>
          <w:rFonts w:ascii="Century Gothic" w:hAnsi="Century Gothic" w:cs="Arial"/>
          <w:sz w:val="24"/>
          <w:szCs w:val="24"/>
        </w:rPr>
        <w:t>nos termos do artigo 335 e seguintes do Código de Processo Civil, pelos motivos de fato e de direito que adiante passa a expor.</w:t>
      </w:r>
    </w:p>
    <w:p w14:paraId="7B5F6779" w14:textId="77777777" w:rsidR="006B03AA" w:rsidRPr="00511632" w:rsidRDefault="006B03AA" w:rsidP="00511632">
      <w:pPr>
        <w:spacing w:line="360" w:lineRule="auto"/>
        <w:jc w:val="both"/>
        <w:rPr>
          <w:rFonts w:ascii="Century Gothic" w:hAnsi="Century Gothic" w:cs="Arial"/>
          <w:sz w:val="24"/>
          <w:szCs w:val="24"/>
        </w:rPr>
      </w:pPr>
    </w:p>
    <w:p w14:paraId="1611879E" w14:textId="77777777" w:rsidR="006B03AA" w:rsidRPr="00511632" w:rsidRDefault="006B03AA" w:rsidP="00511632">
      <w:pPr>
        <w:pStyle w:val="CAPTULOSPEA"/>
        <w:rPr>
          <w:highlight w:val="yellow"/>
          <w:u w:val="single"/>
        </w:rPr>
      </w:pPr>
      <w:r w:rsidRPr="00511632">
        <w:rPr>
          <w:highlight w:val="yellow"/>
          <w:u w:val="single"/>
        </w:rPr>
        <w:t>TEMPESTIVIDADE</w:t>
      </w:r>
    </w:p>
    <w:p w14:paraId="398C7936" w14:textId="77777777" w:rsidR="006B03AA" w:rsidRPr="00511632" w:rsidRDefault="006B03AA" w:rsidP="00511632">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highlight w:val="yellow"/>
        </w:rPr>
      </w:pPr>
    </w:p>
    <w:p w14:paraId="5D12EB06" w14:textId="77777777" w:rsidR="006B03AA" w:rsidRDefault="006B03AA" w:rsidP="00511632">
      <w:pPr>
        <w:pStyle w:val="PARGRAFOS"/>
        <w:ind w:firstLine="2268"/>
        <w:rPr>
          <w:highlight w:val="yellow"/>
        </w:rPr>
      </w:pPr>
      <w:r w:rsidRPr="00511632">
        <w:rPr>
          <w:highlight w:val="yellow"/>
        </w:rPr>
        <w:t xml:space="preserve">Nos termos do artigo 335, inciso III, do novo Código de Processo Civil, o Réu </w:t>
      </w:r>
      <w:r w:rsidRPr="00511632">
        <w:rPr>
          <w:bCs/>
          <w:highlight w:val="yellow"/>
        </w:rPr>
        <w:t>poderá</w:t>
      </w:r>
      <w:r w:rsidRPr="00511632">
        <w:rPr>
          <w:highlight w:val="yellow"/>
        </w:rPr>
        <w:t xml:space="preserve"> oferecer contestação no prazo de 15 dias úteis contados da data da juntada aos autos do Aviso de Recebimento (AR), quando se tratar de citação feita pelos Correios.</w:t>
      </w:r>
    </w:p>
    <w:p w14:paraId="6A5C21B0" w14:textId="77777777" w:rsidR="00BB4CFA" w:rsidRPr="00511632" w:rsidRDefault="00BB4CFA" w:rsidP="00BB4CFA">
      <w:pPr>
        <w:pStyle w:val="PARGRAFOS"/>
        <w:numPr>
          <w:ilvl w:val="0"/>
          <w:numId w:val="0"/>
        </w:numPr>
        <w:ind w:left="2268"/>
        <w:rPr>
          <w:highlight w:val="yellow"/>
        </w:rPr>
      </w:pPr>
    </w:p>
    <w:p w14:paraId="39CF404A" w14:textId="481BF007" w:rsidR="006B03AA" w:rsidRPr="00511632" w:rsidRDefault="006B03AA" w:rsidP="00511632">
      <w:pPr>
        <w:pStyle w:val="PARGRAFOS"/>
        <w:ind w:firstLine="2268"/>
        <w:rPr>
          <w:highlight w:val="yellow"/>
        </w:rPr>
      </w:pPr>
      <w:r w:rsidRPr="00511632">
        <w:rPr>
          <w:highlight w:val="yellow"/>
        </w:rPr>
        <w:lastRenderedPageBreak/>
        <w:t>O mandado citatório d</w:t>
      </w:r>
      <w:r w:rsidR="00DA3872" w:rsidRPr="00511632">
        <w:rPr>
          <w:highlight w:val="yellow"/>
        </w:rPr>
        <w:t>esta</w:t>
      </w:r>
      <w:r w:rsidRPr="00511632">
        <w:rPr>
          <w:highlight w:val="yellow"/>
        </w:rPr>
        <w:t xml:space="preserve"> Ré foi juntado aos autos em </w:t>
      </w:r>
      <w:r w:rsidR="00290F18" w:rsidRPr="00511632">
        <w:rPr>
          <w:highlight w:val="yellow"/>
        </w:rPr>
        <w:t>24</w:t>
      </w:r>
      <w:r w:rsidRPr="00511632">
        <w:rPr>
          <w:highlight w:val="yellow"/>
        </w:rPr>
        <w:t>.10.2024</w:t>
      </w:r>
      <w:r w:rsidR="00DA3872" w:rsidRPr="00511632">
        <w:rPr>
          <w:highlight w:val="yellow"/>
        </w:rPr>
        <w:t xml:space="preserve"> (quinta-feira)</w:t>
      </w:r>
      <w:r w:rsidRPr="00511632">
        <w:rPr>
          <w:highlight w:val="yellow"/>
        </w:rPr>
        <w:t>. Considerando a suspensão do prazo em 28.10.2024 e 15.11.2024 (</w:t>
      </w:r>
      <w:r w:rsidR="0092073B" w:rsidRPr="00511632">
        <w:rPr>
          <w:highlight w:val="yellow"/>
        </w:rPr>
        <w:t xml:space="preserve">respectivamente </w:t>
      </w:r>
      <w:r w:rsidRPr="00511632">
        <w:rPr>
          <w:highlight w:val="yellow"/>
        </w:rPr>
        <w:t>Dia do Servidor Público e Proclamação da República - Provimento CSM nº 2.728/2023), o prazo fatal para apresentação de contestação finda em 18.11.2024</w:t>
      </w:r>
      <w:r w:rsidR="00DA3872" w:rsidRPr="00511632">
        <w:rPr>
          <w:highlight w:val="yellow"/>
        </w:rPr>
        <w:t xml:space="preserve"> (segunda-feira)</w:t>
      </w:r>
      <w:r w:rsidRPr="00511632">
        <w:rPr>
          <w:highlight w:val="yellow"/>
        </w:rPr>
        <w:t>. Assim, a presente contestação, protocolada nesta data, é inequivocadamente tempestiva.</w:t>
      </w:r>
    </w:p>
    <w:p w14:paraId="5EE21B11" w14:textId="77777777" w:rsidR="006B03AA" w:rsidRPr="00511632" w:rsidRDefault="006B03AA" w:rsidP="00511632">
      <w:pPr>
        <w:spacing w:line="360" w:lineRule="auto"/>
        <w:ind w:firstLine="2340"/>
        <w:jc w:val="both"/>
        <w:rPr>
          <w:rFonts w:ascii="Century Gothic" w:hAnsi="Century Gothic"/>
          <w:sz w:val="24"/>
          <w:szCs w:val="24"/>
        </w:rPr>
      </w:pPr>
    </w:p>
    <w:p w14:paraId="23354042" w14:textId="46E81FCF" w:rsidR="006B03AA" w:rsidRPr="00511632" w:rsidRDefault="006B03AA" w:rsidP="00511632">
      <w:pPr>
        <w:pStyle w:val="CAPTULOSPEA"/>
        <w:rPr>
          <w:u w:val="single"/>
        </w:rPr>
      </w:pPr>
      <w:r w:rsidRPr="00511632">
        <w:rPr>
          <w:u w:val="single"/>
        </w:rPr>
        <w:t>SÍNTESE DOS FATOS</w:t>
      </w:r>
    </w:p>
    <w:p w14:paraId="1F62AA97" w14:textId="77777777" w:rsidR="006B03AA" w:rsidRPr="00511632" w:rsidRDefault="006B03AA" w:rsidP="00511632">
      <w:pPr>
        <w:spacing w:line="360" w:lineRule="auto"/>
        <w:jc w:val="both"/>
        <w:rPr>
          <w:rFonts w:ascii="Century Gothic" w:hAnsi="Century Gothic"/>
          <w:sz w:val="24"/>
          <w:szCs w:val="24"/>
        </w:rPr>
      </w:pPr>
    </w:p>
    <w:p w14:paraId="1313AA0F" w14:textId="76C9D87E" w:rsidR="00E55282" w:rsidRPr="00511632" w:rsidRDefault="00E55282" w:rsidP="00753B23">
      <w:pPr>
        <w:pStyle w:val="PargrafodaLista"/>
        <w:numPr>
          <w:ilvl w:val="0"/>
          <w:numId w:val="7"/>
        </w:numPr>
        <w:spacing w:line="360" w:lineRule="auto"/>
        <w:ind w:left="0" w:firstLine="2268"/>
        <w:jc w:val="both"/>
        <w:rPr>
          <w:rFonts w:ascii="Century Gothic" w:hAnsi="Century Gothic"/>
          <w:sz w:val="24"/>
          <w:szCs w:val="24"/>
        </w:rPr>
      </w:pPr>
      <w:r w:rsidRPr="00511632">
        <w:rPr>
          <w:rFonts w:ascii="Century Gothic" w:hAnsi="Century Gothic"/>
          <w:sz w:val="24"/>
          <w:szCs w:val="24"/>
        </w:rPr>
        <w:t xml:space="preserve">Trata-se de ação de rescisão contratual com pedido de tutela de urgência cautelar, ajuizada pela Autora, na qual pretende a declaração de rescisão dos contratos de licenciamento de software em modelo </w:t>
      </w:r>
      <w:r w:rsidRPr="006F42DB">
        <w:rPr>
          <w:rFonts w:ascii="Century Gothic" w:hAnsi="Century Gothic"/>
          <w:i/>
          <w:iCs/>
          <w:sz w:val="24"/>
          <w:szCs w:val="24"/>
          <w:rPrChange w:id="2" w:author="Maria Cláudia Boaventura Soares" w:date="2025-06-26T14:48:00Z" w16du:dateUtc="2025-06-26T17:48:00Z">
            <w:rPr>
              <w:rFonts w:ascii="Century Gothic" w:hAnsi="Century Gothic"/>
              <w:sz w:val="24"/>
              <w:szCs w:val="24"/>
            </w:rPr>
          </w:rPrChange>
        </w:rPr>
        <w:t>SaaS</w:t>
      </w:r>
      <w:r w:rsidRPr="00511632">
        <w:rPr>
          <w:rFonts w:ascii="Century Gothic" w:hAnsi="Century Gothic"/>
          <w:sz w:val="24"/>
          <w:szCs w:val="24"/>
        </w:rPr>
        <w:t xml:space="preserve"> (</w:t>
      </w:r>
      <w:r w:rsidRPr="006F42DB">
        <w:rPr>
          <w:rFonts w:ascii="Century Gothic" w:hAnsi="Century Gothic"/>
          <w:i/>
          <w:iCs/>
          <w:sz w:val="24"/>
          <w:szCs w:val="24"/>
          <w:rPrChange w:id="3" w:author="Maria Cláudia Boaventura Soares" w:date="2025-06-26T14:47:00Z" w16du:dateUtc="2025-06-26T17:47:00Z">
            <w:rPr>
              <w:rFonts w:ascii="Century Gothic" w:hAnsi="Century Gothic"/>
              <w:sz w:val="24"/>
              <w:szCs w:val="24"/>
            </w:rPr>
          </w:rPrChange>
        </w:rPr>
        <w:t>Software as a Service</w:t>
      </w:r>
      <w:r w:rsidRPr="00511632">
        <w:rPr>
          <w:rFonts w:ascii="Century Gothic" w:hAnsi="Century Gothic"/>
          <w:sz w:val="24"/>
          <w:szCs w:val="24"/>
        </w:rPr>
        <w:t xml:space="preserve">), especificamente o </w:t>
      </w:r>
      <w:r w:rsidRPr="006F42DB">
        <w:rPr>
          <w:rFonts w:ascii="Century Gothic" w:hAnsi="Century Gothic"/>
          <w:i/>
          <w:iCs/>
          <w:sz w:val="24"/>
          <w:szCs w:val="24"/>
          <w:rPrChange w:id="4" w:author="Maria Cláudia Boaventura Soares" w:date="2025-06-26T14:48:00Z" w16du:dateUtc="2025-06-26T17:48:00Z">
            <w:rPr>
              <w:rFonts w:ascii="Century Gothic" w:hAnsi="Century Gothic"/>
              <w:sz w:val="24"/>
              <w:szCs w:val="24"/>
            </w:rPr>
          </w:rPrChange>
        </w:rPr>
        <w:t>Service Cloud - Enterprise Edition</w:t>
      </w:r>
      <w:r w:rsidRPr="00511632">
        <w:rPr>
          <w:rFonts w:ascii="Century Gothic" w:hAnsi="Century Gothic"/>
          <w:sz w:val="24"/>
          <w:szCs w:val="24"/>
        </w:rPr>
        <w:t xml:space="preserve"> da Ré, representados pelos formulários de pedido Q-06670971 e Q-07076329.</w:t>
      </w:r>
    </w:p>
    <w:p w14:paraId="6D74C368" w14:textId="77777777" w:rsidR="00511632" w:rsidRPr="00511632" w:rsidRDefault="00511632" w:rsidP="00511632">
      <w:pPr>
        <w:pStyle w:val="PargrafodaLista"/>
        <w:spacing w:line="360" w:lineRule="auto"/>
        <w:ind w:left="2268"/>
        <w:jc w:val="both"/>
        <w:rPr>
          <w:rFonts w:ascii="Century Gothic" w:hAnsi="Century Gothic"/>
          <w:sz w:val="24"/>
          <w:szCs w:val="24"/>
        </w:rPr>
      </w:pPr>
    </w:p>
    <w:p w14:paraId="746FB23A" w14:textId="0B5C5213" w:rsidR="00E55282" w:rsidRPr="00511632" w:rsidRDefault="00E55282" w:rsidP="00753B23">
      <w:pPr>
        <w:pStyle w:val="PargrafodaLista"/>
        <w:numPr>
          <w:ilvl w:val="0"/>
          <w:numId w:val="7"/>
        </w:numPr>
        <w:spacing w:line="360" w:lineRule="auto"/>
        <w:ind w:left="0" w:firstLine="2268"/>
        <w:jc w:val="both"/>
        <w:rPr>
          <w:rFonts w:ascii="Century Gothic" w:hAnsi="Century Gothic"/>
          <w:sz w:val="24"/>
          <w:szCs w:val="24"/>
        </w:rPr>
      </w:pPr>
      <w:r w:rsidRPr="00511632">
        <w:rPr>
          <w:rFonts w:ascii="Century Gothic" w:hAnsi="Century Gothic"/>
          <w:sz w:val="24"/>
          <w:szCs w:val="24"/>
        </w:rPr>
        <w:t>A Autora alega ter optado por encerrar a contratação antes do término da vigência contratual em razão de suposta reestruturação de seus procedimentos operacionais, pleiteando a rescisão em 30</w:t>
      </w:r>
      <w:del w:id="5" w:author="Maria Cláudia Boaventura Soares" w:date="2025-06-26T14:48:00Z" w16du:dateUtc="2025-06-26T17:48:00Z">
        <w:r w:rsidRPr="00511632" w:rsidDel="006F42DB">
          <w:rPr>
            <w:rFonts w:ascii="Century Gothic" w:hAnsi="Century Gothic"/>
            <w:sz w:val="24"/>
            <w:szCs w:val="24"/>
          </w:rPr>
          <w:delText>/</w:delText>
        </w:r>
      </w:del>
      <w:ins w:id="6" w:author="Maria Cláudia Boaventura Soares" w:date="2025-06-26T14:48:00Z" w16du:dateUtc="2025-06-26T17:48:00Z">
        <w:r w:rsidR="006F42DB">
          <w:rPr>
            <w:rFonts w:ascii="Century Gothic" w:hAnsi="Century Gothic"/>
            <w:sz w:val="24"/>
            <w:szCs w:val="24"/>
          </w:rPr>
          <w:t>.0</w:t>
        </w:r>
      </w:ins>
      <w:r w:rsidRPr="00511632">
        <w:rPr>
          <w:rFonts w:ascii="Century Gothic" w:hAnsi="Century Gothic"/>
          <w:sz w:val="24"/>
          <w:szCs w:val="24"/>
        </w:rPr>
        <w:t>3</w:t>
      </w:r>
      <w:del w:id="7" w:author="Maria Cláudia Boaventura Soares" w:date="2025-06-26T14:48:00Z" w16du:dateUtc="2025-06-26T17:48:00Z">
        <w:r w:rsidRPr="00511632" w:rsidDel="006F42DB">
          <w:rPr>
            <w:rFonts w:ascii="Century Gothic" w:hAnsi="Century Gothic"/>
            <w:sz w:val="24"/>
            <w:szCs w:val="24"/>
          </w:rPr>
          <w:delText>/</w:delText>
        </w:r>
      </w:del>
      <w:ins w:id="8" w:author="Maria Cláudia Boaventura Soares" w:date="2025-06-26T14:48:00Z" w16du:dateUtc="2025-06-26T17:48:00Z">
        <w:r w:rsidR="006F42DB">
          <w:rPr>
            <w:rFonts w:ascii="Century Gothic" w:hAnsi="Century Gothic"/>
            <w:sz w:val="24"/>
            <w:szCs w:val="24"/>
          </w:rPr>
          <w:t>.</w:t>
        </w:r>
      </w:ins>
      <w:r w:rsidRPr="00511632">
        <w:rPr>
          <w:rFonts w:ascii="Century Gothic" w:hAnsi="Century Gothic"/>
          <w:sz w:val="24"/>
          <w:szCs w:val="24"/>
        </w:rPr>
        <w:t>2025 sem qualquer ônus compensatório, ou, subsidiariamente, com encargo compensatório limitado a 10% sobre o saldo remanescente.</w:t>
      </w:r>
    </w:p>
    <w:p w14:paraId="54CCABEA" w14:textId="77777777" w:rsidR="00511632" w:rsidRPr="00511632" w:rsidRDefault="00511632" w:rsidP="00511632">
      <w:pPr>
        <w:pStyle w:val="PargrafodaLista"/>
        <w:spacing w:line="360" w:lineRule="auto"/>
        <w:ind w:left="2268"/>
        <w:jc w:val="both"/>
        <w:rPr>
          <w:rFonts w:ascii="Century Gothic" w:hAnsi="Century Gothic"/>
          <w:sz w:val="24"/>
          <w:szCs w:val="24"/>
        </w:rPr>
      </w:pPr>
    </w:p>
    <w:p w14:paraId="7C153E6C" w14:textId="77777777" w:rsidR="00E55282" w:rsidRPr="00511632" w:rsidRDefault="00E55282" w:rsidP="00753B23">
      <w:pPr>
        <w:pStyle w:val="PargrafodaLista"/>
        <w:numPr>
          <w:ilvl w:val="0"/>
          <w:numId w:val="7"/>
        </w:numPr>
        <w:spacing w:line="360" w:lineRule="auto"/>
        <w:ind w:left="0" w:firstLine="2268"/>
        <w:jc w:val="both"/>
        <w:rPr>
          <w:rFonts w:ascii="Century Gothic" w:hAnsi="Century Gothic"/>
          <w:sz w:val="24"/>
          <w:szCs w:val="24"/>
        </w:rPr>
      </w:pPr>
      <w:r w:rsidRPr="00511632">
        <w:rPr>
          <w:rFonts w:ascii="Century Gothic" w:hAnsi="Century Gothic"/>
          <w:sz w:val="24"/>
          <w:szCs w:val="24"/>
        </w:rPr>
        <w:t>Os contratos objeto da presente demanda foram celebrados em condições de plena igualdade entre as partes, após longas negociações comerciais, conforme admitido pela própria Autora, tratando-se de instrumentos jurídicos perfeitamente válidos e eficazes, que vêm sendo cumpridos rigorosamente pela Ré.</w:t>
      </w:r>
    </w:p>
    <w:p w14:paraId="5A221367" w14:textId="77777777" w:rsidR="00511632" w:rsidRPr="00511632" w:rsidRDefault="00511632" w:rsidP="00511632">
      <w:pPr>
        <w:pStyle w:val="PargrafodaLista"/>
        <w:spacing w:line="360" w:lineRule="auto"/>
        <w:ind w:left="2268"/>
        <w:jc w:val="both"/>
        <w:rPr>
          <w:rFonts w:ascii="Century Gothic" w:hAnsi="Century Gothic"/>
          <w:sz w:val="24"/>
          <w:szCs w:val="24"/>
        </w:rPr>
      </w:pPr>
    </w:p>
    <w:p w14:paraId="5608B00A" w14:textId="37B490AF" w:rsidR="00E55282" w:rsidRPr="00511632" w:rsidRDefault="00E55282" w:rsidP="00753B23">
      <w:pPr>
        <w:pStyle w:val="PargrafodaLista"/>
        <w:numPr>
          <w:ilvl w:val="0"/>
          <w:numId w:val="7"/>
        </w:numPr>
        <w:spacing w:line="360" w:lineRule="auto"/>
        <w:ind w:left="0" w:firstLine="2268"/>
        <w:jc w:val="both"/>
        <w:rPr>
          <w:rFonts w:ascii="Century Gothic" w:hAnsi="Century Gothic"/>
          <w:sz w:val="24"/>
          <w:szCs w:val="24"/>
        </w:rPr>
      </w:pPr>
      <w:r w:rsidRPr="00511632">
        <w:rPr>
          <w:rFonts w:ascii="Century Gothic" w:hAnsi="Century Gothic"/>
          <w:sz w:val="24"/>
          <w:szCs w:val="24"/>
        </w:rPr>
        <w:t>Os formulários de pedido Q-06670971 (assinado em 15</w:t>
      </w:r>
      <w:ins w:id="9" w:author="Maria Cláudia Boaventura Soares" w:date="2025-06-26T14:48:00Z" w16du:dateUtc="2025-06-26T17:48:00Z">
        <w:r w:rsidR="006F42DB">
          <w:rPr>
            <w:rFonts w:ascii="Century Gothic" w:hAnsi="Century Gothic"/>
            <w:sz w:val="24"/>
            <w:szCs w:val="24"/>
          </w:rPr>
          <w:t>.</w:t>
        </w:r>
      </w:ins>
      <w:del w:id="10" w:author="Maria Cláudia Boaventura Soares" w:date="2025-06-26T14:48:00Z" w16du:dateUtc="2025-06-26T17:48:00Z">
        <w:r w:rsidRPr="00511632" w:rsidDel="006F42DB">
          <w:rPr>
            <w:rFonts w:ascii="Century Gothic" w:hAnsi="Century Gothic"/>
            <w:sz w:val="24"/>
            <w:szCs w:val="24"/>
          </w:rPr>
          <w:delText>/</w:delText>
        </w:r>
      </w:del>
      <w:r w:rsidRPr="00511632">
        <w:rPr>
          <w:rFonts w:ascii="Century Gothic" w:hAnsi="Century Gothic"/>
          <w:sz w:val="24"/>
          <w:szCs w:val="24"/>
        </w:rPr>
        <w:t>12</w:t>
      </w:r>
      <w:del w:id="11" w:author="Maria Cláudia Boaventura Soares" w:date="2025-06-26T14:48:00Z" w16du:dateUtc="2025-06-26T17:48:00Z">
        <w:r w:rsidRPr="00511632" w:rsidDel="006F42DB">
          <w:rPr>
            <w:rFonts w:ascii="Century Gothic" w:hAnsi="Century Gothic"/>
            <w:sz w:val="24"/>
            <w:szCs w:val="24"/>
          </w:rPr>
          <w:delText>/</w:delText>
        </w:r>
      </w:del>
      <w:ins w:id="12" w:author="Maria Cláudia Boaventura Soares" w:date="2025-06-26T14:48:00Z" w16du:dateUtc="2025-06-26T17:48:00Z">
        <w:r w:rsidR="006F42DB">
          <w:rPr>
            <w:rFonts w:ascii="Century Gothic" w:hAnsi="Century Gothic"/>
            <w:sz w:val="24"/>
            <w:szCs w:val="24"/>
          </w:rPr>
          <w:t>.</w:t>
        </w:r>
      </w:ins>
      <w:r w:rsidRPr="00511632">
        <w:rPr>
          <w:rFonts w:ascii="Century Gothic" w:hAnsi="Century Gothic"/>
          <w:sz w:val="24"/>
          <w:szCs w:val="24"/>
        </w:rPr>
        <w:t>2022, com vigência de 14</w:t>
      </w:r>
      <w:ins w:id="13" w:author="Maria Cláudia Boaventura Soares" w:date="2025-06-26T14:49:00Z" w16du:dateUtc="2025-06-26T17:49:00Z">
        <w:r w:rsidR="006F42DB">
          <w:rPr>
            <w:rFonts w:ascii="Century Gothic" w:hAnsi="Century Gothic"/>
            <w:sz w:val="24"/>
            <w:szCs w:val="24"/>
          </w:rPr>
          <w:t>.</w:t>
        </w:r>
      </w:ins>
      <w:del w:id="14" w:author="Maria Cláudia Boaventura Soares" w:date="2025-06-26T14:49:00Z" w16du:dateUtc="2025-06-26T17:49:00Z">
        <w:r w:rsidRPr="00511632" w:rsidDel="006F42DB">
          <w:rPr>
            <w:rFonts w:ascii="Century Gothic" w:hAnsi="Century Gothic"/>
            <w:sz w:val="24"/>
            <w:szCs w:val="24"/>
          </w:rPr>
          <w:delText>/</w:delText>
        </w:r>
      </w:del>
      <w:r w:rsidRPr="00511632">
        <w:rPr>
          <w:rFonts w:ascii="Century Gothic" w:hAnsi="Century Gothic"/>
          <w:sz w:val="24"/>
          <w:szCs w:val="24"/>
        </w:rPr>
        <w:t>12</w:t>
      </w:r>
      <w:del w:id="15" w:author="Maria Cláudia Boaventura Soares" w:date="2025-06-26T14:49:00Z" w16du:dateUtc="2025-06-26T17:49:00Z">
        <w:r w:rsidRPr="00511632" w:rsidDel="006F42DB">
          <w:rPr>
            <w:rFonts w:ascii="Century Gothic" w:hAnsi="Century Gothic"/>
            <w:sz w:val="24"/>
            <w:szCs w:val="24"/>
          </w:rPr>
          <w:delText>/</w:delText>
        </w:r>
      </w:del>
      <w:ins w:id="16" w:author="Maria Cláudia Boaventura Soares" w:date="2025-06-26T14:49:00Z" w16du:dateUtc="2025-06-26T17:49:00Z">
        <w:r w:rsidR="006F42DB">
          <w:rPr>
            <w:rFonts w:ascii="Century Gothic" w:hAnsi="Century Gothic"/>
            <w:sz w:val="24"/>
            <w:szCs w:val="24"/>
          </w:rPr>
          <w:t>.</w:t>
        </w:r>
      </w:ins>
      <w:r w:rsidRPr="00511632">
        <w:rPr>
          <w:rFonts w:ascii="Century Gothic" w:hAnsi="Century Gothic"/>
          <w:sz w:val="24"/>
          <w:szCs w:val="24"/>
        </w:rPr>
        <w:t>2022 a 13</w:t>
      </w:r>
      <w:del w:id="17" w:author="Maria Cláudia Boaventura Soares" w:date="2025-06-26T14:49:00Z" w16du:dateUtc="2025-06-26T17:49:00Z">
        <w:r w:rsidRPr="00511632" w:rsidDel="006F42DB">
          <w:rPr>
            <w:rFonts w:ascii="Century Gothic" w:hAnsi="Century Gothic"/>
            <w:sz w:val="24"/>
            <w:szCs w:val="24"/>
          </w:rPr>
          <w:delText>/</w:delText>
        </w:r>
      </w:del>
      <w:ins w:id="18" w:author="Maria Cláudia Boaventura Soares" w:date="2025-06-26T14:49:00Z" w16du:dateUtc="2025-06-26T17:49:00Z">
        <w:r w:rsidR="006F42DB">
          <w:rPr>
            <w:rFonts w:ascii="Century Gothic" w:hAnsi="Century Gothic"/>
            <w:sz w:val="24"/>
            <w:szCs w:val="24"/>
          </w:rPr>
          <w:t>.</w:t>
        </w:r>
      </w:ins>
      <w:r w:rsidRPr="00511632">
        <w:rPr>
          <w:rFonts w:ascii="Century Gothic" w:hAnsi="Century Gothic"/>
          <w:sz w:val="24"/>
          <w:szCs w:val="24"/>
        </w:rPr>
        <w:t>12</w:t>
      </w:r>
      <w:del w:id="19" w:author="Maria Cláudia Boaventura Soares" w:date="2025-06-26T14:49:00Z" w16du:dateUtc="2025-06-26T17:49:00Z">
        <w:r w:rsidRPr="00511632" w:rsidDel="006F42DB">
          <w:rPr>
            <w:rFonts w:ascii="Century Gothic" w:hAnsi="Century Gothic"/>
            <w:sz w:val="24"/>
            <w:szCs w:val="24"/>
          </w:rPr>
          <w:delText>/</w:delText>
        </w:r>
      </w:del>
      <w:ins w:id="20" w:author="Maria Cláudia Boaventura Soares" w:date="2025-06-26T14:49:00Z" w16du:dateUtc="2025-06-26T17:49:00Z">
        <w:r w:rsidR="006F42DB">
          <w:rPr>
            <w:rFonts w:ascii="Century Gothic" w:hAnsi="Century Gothic"/>
            <w:sz w:val="24"/>
            <w:szCs w:val="24"/>
          </w:rPr>
          <w:t>.</w:t>
        </w:r>
      </w:ins>
      <w:r w:rsidRPr="00511632">
        <w:rPr>
          <w:rFonts w:ascii="Century Gothic" w:hAnsi="Century Gothic"/>
          <w:sz w:val="24"/>
          <w:szCs w:val="24"/>
        </w:rPr>
        <w:t xml:space="preserve">2025) e Q-07076329 </w:t>
      </w:r>
      <w:r w:rsidRPr="00511632">
        <w:rPr>
          <w:rFonts w:ascii="Century Gothic" w:hAnsi="Century Gothic"/>
          <w:sz w:val="24"/>
          <w:szCs w:val="24"/>
        </w:rPr>
        <w:lastRenderedPageBreak/>
        <w:t>(assinado em 31</w:t>
      </w:r>
      <w:del w:id="21" w:author="Maria Cláudia Boaventura Soares" w:date="2025-06-26T14:49:00Z" w16du:dateUtc="2025-06-26T17:49:00Z">
        <w:r w:rsidRPr="00511632" w:rsidDel="006F42DB">
          <w:rPr>
            <w:rFonts w:ascii="Century Gothic" w:hAnsi="Century Gothic"/>
            <w:sz w:val="24"/>
            <w:szCs w:val="24"/>
          </w:rPr>
          <w:delText>/</w:delText>
        </w:r>
      </w:del>
      <w:ins w:id="22" w:author="Maria Cláudia Boaventura Soares" w:date="2025-06-26T14:49:00Z" w16du:dateUtc="2025-06-26T17:49:00Z">
        <w:r w:rsidR="006F42DB">
          <w:rPr>
            <w:rFonts w:ascii="Century Gothic" w:hAnsi="Century Gothic"/>
            <w:sz w:val="24"/>
            <w:szCs w:val="24"/>
          </w:rPr>
          <w:t>.0</w:t>
        </w:r>
      </w:ins>
      <w:r w:rsidRPr="00511632">
        <w:rPr>
          <w:rFonts w:ascii="Century Gothic" w:hAnsi="Century Gothic"/>
          <w:sz w:val="24"/>
          <w:szCs w:val="24"/>
        </w:rPr>
        <w:t>3</w:t>
      </w:r>
      <w:ins w:id="23" w:author="Maria Cláudia Boaventura Soares" w:date="2025-06-26T14:49:00Z" w16du:dateUtc="2025-06-26T17:49:00Z">
        <w:r w:rsidR="006F42DB">
          <w:rPr>
            <w:rFonts w:ascii="Century Gothic" w:hAnsi="Century Gothic"/>
            <w:sz w:val="24"/>
            <w:szCs w:val="24"/>
          </w:rPr>
          <w:t>.</w:t>
        </w:r>
      </w:ins>
      <w:del w:id="24" w:author="Maria Cláudia Boaventura Soares" w:date="2025-06-26T14:49:00Z" w16du:dateUtc="2025-06-26T17:49:00Z">
        <w:r w:rsidRPr="00511632" w:rsidDel="006F42DB">
          <w:rPr>
            <w:rFonts w:ascii="Century Gothic" w:hAnsi="Century Gothic"/>
            <w:sz w:val="24"/>
            <w:szCs w:val="24"/>
          </w:rPr>
          <w:delText>/</w:delText>
        </w:r>
      </w:del>
      <w:r w:rsidRPr="00511632">
        <w:rPr>
          <w:rFonts w:ascii="Century Gothic" w:hAnsi="Century Gothic"/>
          <w:sz w:val="24"/>
          <w:szCs w:val="24"/>
        </w:rPr>
        <w:t>2023, com vigência de 20</w:t>
      </w:r>
      <w:del w:id="25" w:author="Maria Cláudia Boaventura Soares" w:date="2025-06-26T14:49:00Z" w16du:dateUtc="2025-06-26T17:49:00Z">
        <w:r w:rsidRPr="00511632" w:rsidDel="006F42DB">
          <w:rPr>
            <w:rFonts w:ascii="Century Gothic" w:hAnsi="Century Gothic"/>
            <w:sz w:val="24"/>
            <w:szCs w:val="24"/>
          </w:rPr>
          <w:delText>/</w:delText>
        </w:r>
      </w:del>
      <w:ins w:id="26" w:author="Maria Cláudia Boaventura Soares" w:date="2025-06-26T14:49:00Z" w16du:dateUtc="2025-06-26T17:49:00Z">
        <w:r w:rsidR="006F42DB">
          <w:rPr>
            <w:rFonts w:ascii="Century Gothic" w:hAnsi="Century Gothic"/>
            <w:sz w:val="24"/>
            <w:szCs w:val="24"/>
          </w:rPr>
          <w:t>.0</w:t>
        </w:r>
      </w:ins>
      <w:r w:rsidRPr="00511632">
        <w:rPr>
          <w:rFonts w:ascii="Century Gothic" w:hAnsi="Century Gothic"/>
          <w:sz w:val="24"/>
          <w:szCs w:val="24"/>
        </w:rPr>
        <w:t>3</w:t>
      </w:r>
      <w:del w:id="27" w:author="Maria Cláudia Boaventura Soares" w:date="2025-06-26T14:49:00Z" w16du:dateUtc="2025-06-26T17:49:00Z">
        <w:r w:rsidRPr="00511632" w:rsidDel="006F42DB">
          <w:rPr>
            <w:rFonts w:ascii="Century Gothic" w:hAnsi="Century Gothic"/>
            <w:sz w:val="24"/>
            <w:szCs w:val="24"/>
          </w:rPr>
          <w:delText>/</w:delText>
        </w:r>
      </w:del>
      <w:ins w:id="28" w:author="Maria Cláudia Boaventura Soares" w:date="2025-06-26T14:49:00Z" w16du:dateUtc="2025-06-26T17:49:00Z">
        <w:r w:rsidR="006F42DB">
          <w:rPr>
            <w:rFonts w:ascii="Century Gothic" w:hAnsi="Century Gothic"/>
            <w:sz w:val="24"/>
            <w:szCs w:val="24"/>
          </w:rPr>
          <w:t>.</w:t>
        </w:r>
      </w:ins>
      <w:r w:rsidRPr="00511632">
        <w:rPr>
          <w:rFonts w:ascii="Century Gothic" w:hAnsi="Century Gothic"/>
          <w:sz w:val="24"/>
          <w:szCs w:val="24"/>
        </w:rPr>
        <w:t>2023 a 14</w:t>
      </w:r>
      <w:del w:id="29" w:author="Maria Cláudia Boaventura Soares" w:date="2025-06-26T14:49:00Z" w16du:dateUtc="2025-06-26T17:49:00Z">
        <w:r w:rsidRPr="00511632" w:rsidDel="006F42DB">
          <w:rPr>
            <w:rFonts w:ascii="Century Gothic" w:hAnsi="Century Gothic"/>
            <w:sz w:val="24"/>
            <w:szCs w:val="24"/>
          </w:rPr>
          <w:delText>/</w:delText>
        </w:r>
      </w:del>
      <w:ins w:id="30" w:author="Maria Cláudia Boaventura Soares" w:date="2025-06-26T14:49:00Z" w16du:dateUtc="2025-06-26T17:49:00Z">
        <w:r w:rsidR="006F42DB">
          <w:rPr>
            <w:rFonts w:ascii="Century Gothic" w:hAnsi="Century Gothic"/>
            <w:sz w:val="24"/>
            <w:szCs w:val="24"/>
          </w:rPr>
          <w:t>.</w:t>
        </w:r>
      </w:ins>
      <w:r w:rsidRPr="00511632">
        <w:rPr>
          <w:rFonts w:ascii="Century Gothic" w:hAnsi="Century Gothic"/>
          <w:sz w:val="24"/>
          <w:szCs w:val="24"/>
        </w:rPr>
        <w:t>12</w:t>
      </w:r>
      <w:del w:id="31" w:author="Maria Cláudia Boaventura Soares" w:date="2025-06-26T14:49:00Z" w16du:dateUtc="2025-06-26T17:49:00Z">
        <w:r w:rsidRPr="00511632" w:rsidDel="006F42DB">
          <w:rPr>
            <w:rFonts w:ascii="Century Gothic" w:hAnsi="Century Gothic"/>
            <w:sz w:val="24"/>
            <w:szCs w:val="24"/>
          </w:rPr>
          <w:delText>/</w:delText>
        </w:r>
      </w:del>
      <w:ins w:id="32" w:author="Maria Cláudia Boaventura Soares" w:date="2025-06-26T14:49:00Z" w16du:dateUtc="2025-06-26T17:49:00Z">
        <w:r w:rsidR="006F42DB">
          <w:rPr>
            <w:rFonts w:ascii="Century Gothic" w:hAnsi="Century Gothic"/>
            <w:sz w:val="24"/>
            <w:szCs w:val="24"/>
          </w:rPr>
          <w:t>.</w:t>
        </w:r>
      </w:ins>
      <w:r w:rsidRPr="00511632">
        <w:rPr>
          <w:rFonts w:ascii="Century Gothic" w:hAnsi="Century Gothic"/>
          <w:sz w:val="24"/>
          <w:szCs w:val="24"/>
        </w:rPr>
        <w:t xml:space="preserve">2025) estabelecem licenciamento de 42 licenças do </w:t>
      </w:r>
      <w:r w:rsidRPr="006F42DB">
        <w:rPr>
          <w:rFonts w:ascii="Century Gothic" w:hAnsi="Century Gothic"/>
          <w:i/>
          <w:iCs/>
          <w:sz w:val="24"/>
          <w:szCs w:val="24"/>
          <w:rPrChange w:id="33" w:author="Maria Cláudia Boaventura Soares" w:date="2025-06-26T14:49:00Z" w16du:dateUtc="2025-06-26T17:49:00Z">
            <w:rPr>
              <w:rFonts w:ascii="Century Gothic" w:hAnsi="Century Gothic"/>
              <w:sz w:val="24"/>
              <w:szCs w:val="24"/>
            </w:rPr>
          </w:rPrChange>
        </w:rPr>
        <w:t>Service Cloud - Enterprise Edition</w:t>
      </w:r>
      <w:r w:rsidRPr="00511632">
        <w:rPr>
          <w:rFonts w:ascii="Century Gothic" w:hAnsi="Century Gothic"/>
          <w:sz w:val="24"/>
          <w:szCs w:val="24"/>
        </w:rPr>
        <w:t>, com valor total de R$ 680.377,65.</w:t>
      </w:r>
    </w:p>
    <w:p w14:paraId="6C07A3B1" w14:textId="77777777" w:rsidR="00511632" w:rsidRPr="00511632" w:rsidRDefault="00511632" w:rsidP="00511632">
      <w:pPr>
        <w:pStyle w:val="PargrafodaLista"/>
        <w:spacing w:line="360" w:lineRule="auto"/>
        <w:ind w:left="2268"/>
        <w:jc w:val="both"/>
        <w:rPr>
          <w:rFonts w:ascii="Century Gothic" w:hAnsi="Century Gothic"/>
          <w:sz w:val="24"/>
          <w:szCs w:val="24"/>
        </w:rPr>
      </w:pPr>
    </w:p>
    <w:p w14:paraId="265664BF" w14:textId="77777777" w:rsidR="00E55282" w:rsidRPr="00511632" w:rsidRDefault="00E55282" w:rsidP="00753B23">
      <w:pPr>
        <w:pStyle w:val="PargrafodaLista"/>
        <w:numPr>
          <w:ilvl w:val="0"/>
          <w:numId w:val="7"/>
        </w:numPr>
        <w:spacing w:line="360" w:lineRule="auto"/>
        <w:ind w:left="0" w:firstLine="2268"/>
        <w:jc w:val="both"/>
        <w:rPr>
          <w:rFonts w:ascii="Century Gothic" w:hAnsi="Century Gothic"/>
          <w:sz w:val="24"/>
          <w:szCs w:val="24"/>
        </w:rPr>
      </w:pPr>
      <w:r w:rsidRPr="00511632">
        <w:rPr>
          <w:rFonts w:ascii="Century Gothic" w:hAnsi="Century Gothic"/>
          <w:sz w:val="24"/>
          <w:szCs w:val="24"/>
        </w:rPr>
        <w:t>A Ré vem cumprindo rigorosamente suas obrigações contratuais, mantendo a plataforma tecnológica permanentemente disponível à Autora, que efetivamente utiliza as funcionalidades contratadas em suas atividades empresariais de gestão de relacionamento com clientes.</w:t>
      </w:r>
    </w:p>
    <w:p w14:paraId="09833B90" w14:textId="77777777" w:rsidR="00511632" w:rsidRPr="00511632" w:rsidRDefault="00511632" w:rsidP="00511632">
      <w:pPr>
        <w:pStyle w:val="PargrafodaLista"/>
        <w:spacing w:line="360" w:lineRule="auto"/>
        <w:ind w:left="2268"/>
        <w:jc w:val="both"/>
        <w:rPr>
          <w:rFonts w:ascii="Century Gothic" w:hAnsi="Century Gothic"/>
          <w:sz w:val="24"/>
          <w:szCs w:val="24"/>
        </w:rPr>
      </w:pPr>
    </w:p>
    <w:p w14:paraId="5B63C98E" w14:textId="77777777" w:rsidR="00E55282" w:rsidRPr="00511632" w:rsidRDefault="00E55282" w:rsidP="00753B23">
      <w:pPr>
        <w:pStyle w:val="PargrafodaLista"/>
        <w:numPr>
          <w:ilvl w:val="0"/>
          <w:numId w:val="7"/>
        </w:numPr>
        <w:spacing w:line="360" w:lineRule="auto"/>
        <w:ind w:left="0" w:firstLine="2268"/>
        <w:jc w:val="both"/>
        <w:rPr>
          <w:rFonts w:ascii="Century Gothic" w:hAnsi="Century Gothic"/>
          <w:sz w:val="24"/>
          <w:szCs w:val="24"/>
        </w:rPr>
      </w:pPr>
      <w:r w:rsidRPr="00511632">
        <w:rPr>
          <w:rFonts w:ascii="Century Gothic" w:hAnsi="Century Gothic"/>
          <w:sz w:val="24"/>
          <w:szCs w:val="24"/>
        </w:rPr>
        <w:t>Regularmente citada, a Ré vem tempestivamente apresentar sua contestação, demonstrando a total improcedência dos pedidos formulados na inicial, conforme será detalhadamente exposto nos capítulos subsequentes.</w:t>
      </w:r>
    </w:p>
    <w:p w14:paraId="145E621E" w14:textId="77777777" w:rsidR="00E55282" w:rsidRPr="00511632" w:rsidRDefault="00E55282" w:rsidP="00511632">
      <w:pPr>
        <w:spacing w:line="360" w:lineRule="auto"/>
        <w:jc w:val="both"/>
        <w:rPr>
          <w:rFonts w:ascii="Century Gothic" w:hAnsi="Century Gothic"/>
          <w:sz w:val="24"/>
          <w:szCs w:val="24"/>
        </w:rPr>
      </w:pPr>
    </w:p>
    <w:p w14:paraId="4A78E720" w14:textId="7F4C94A2" w:rsidR="007866B8" w:rsidRPr="00511632" w:rsidRDefault="007405D0" w:rsidP="00511632">
      <w:pPr>
        <w:pStyle w:val="CAPTULOSPEA"/>
        <w:ind w:left="0" w:firstLine="0"/>
        <w:rPr>
          <w:u w:val="single"/>
        </w:rPr>
      </w:pPr>
      <w:r w:rsidRPr="00511632">
        <w:rPr>
          <w:u w:val="single"/>
        </w:rPr>
        <w:t>PRELIMINAR</w:t>
      </w:r>
    </w:p>
    <w:p w14:paraId="7CE3876B" w14:textId="77777777" w:rsidR="00461EFD" w:rsidRPr="00511632" w:rsidRDefault="00461EFD" w:rsidP="00511632">
      <w:pPr>
        <w:pStyle w:val="CAPTULOSPEA"/>
        <w:numPr>
          <w:ilvl w:val="0"/>
          <w:numId w:val="0"/>
        </w:numPr>
        <w:rPr>
          <w:u w:val="single"/>
        </w:rPr>
      </w:pPr>
    </w:p>
    <w:p w14:paraId="29DDC5ED" w14:textId="3EA9F257" w:rsidR="007866B8" w:rsidRPr="00511632" w:rsidRDefault="007866B8" w:rsidP="00511632">
      <w:pPr>
        <w:pStyle w:val="subitensdetexto"/>
        <w:ind w:left="0"/>
        <w:rPr>
          <w:b/>
          <w:bCs/>
          <w:u w:val="single"/>
        </w:rPr>
      </w:pPr>
      <w:r w:rsidRPr="00511632">
        <w:rPr>
          <w:b/>
          <w:bCs/>
          <w:u w:val="single"/>
        </w:rPr>
        <w:t>INAPLICABILIDADE DO CDC</w:t>
      </w:r>
    </w:p>
    <w:p w14:paraId="5C20ECB4" w14:textId="77777777" w:rsidR="00E55282" w:rsidRPr="00511632" w:rsidRDefault="00E55282" w:rsidP="00511632">
      <w:pPr>
        <w:pStyle w:val="PargrafodaLista"/>
        <w:spacing w:line="360" w:lineRule="auto"/>
        <w:ind w:left="2268"/>
        <w:jc w:val="both"/>
        <w:rPr>
          <w:rFonts w:ascii="Century Gothic" w:hAnsi="Century Gothic"/>
          <w:sz w:val="24"/>
          <w:szCs w:val="24"/>
        </w:rPr>
      </w:pPr>
    </w:p>
    <w:p w14:paraId="2D8CE740" w14:textId="1A08BBFF" w:rsidR="00E55282" w:rsidRPr="00511632" w:rsidRDefault="00E55282" w:rsidP="00753B23">
      <w:pPr>
        <w:pStyle w:val="PargrafodaLista"/>
        <w:numPr>
          <w:ilvl w:val="0"/>
          <w:numId w:val="7"/>
        </w:numPr>
        <w:spacing w:line="360" w:lineRule="auto"/>
        <w:ind w:left="0" w:firstLine="2268"/>
        <w:jc w:val="both"/>
        <w:rPr>
          <w:rFonts w:ascii="Century Gothic" w:hAnsi="Century Gothic"/>
          <w:sz w:val="24"/>
          <w:szCs w:val="24"/>
        </w:rPr>
      </w:pPr>
      <w:r w:rsidRPr="00511632">
        <w:rPr>
          <w:rFonts w:ascii="Century Gothic" w:hAnsi="Century Gothic"/>
          <w:sz w:val="24"/>
          <w:szCs w:val="24"/>
        </w:rPr>
        <w:t>Preliminarmente, é imperioso demonstrar a inaplicabilidade do Código de Defesa do Consumidor ("CDC") à relação jurídica ora em discussão, circunstância que se evidencia não apenas pela natureza jurídica da contratação, mas também pelas próprias declarações constantes da petição inicial.</w:t>
      </w:r>
    </w:p>
    <w:p w14:paraId="311F54E6" w14:textId="77777777" w:rsidR="00E55282" w:rsidRPr="00511632" w:rsidRDefault="00E55282" w:rsidP="00511632">
      <w:pPr>
        <w:pStyle w:val="PargrafodaLista"/>
        <w:spacing w:line="360" w:lineRule="auto"/>
        <w:ind w:left="2268"/>
        <w:jc w:val="both"/>
        <w:rPr>
          <w:rFonts w:ascii="Century Gothic" w:hAnsi="Century Gothic"/>
          <w:sz w:val="24"/>
          <w:szCs w:val="24"/>
        </w:rPr>
      </w:pPr>
    </w:p>
    <w:p w14:paraId="1190471D" w14:textId="77777777" w:rsidR="00E55282" w:rsidRPr="00511632" w:rsidRDefault="00E55282" w:rsidP="00753B23">
      <w:pPr>
        <w:pStyle w:val="PargrafodaLista"/>
        <w:numPr>
          <w:ilvl w:val="0"/>
          <w:numId w:val="7"/>
        </w:numPr>
        <w:spacing w:line="360" w:lineRule="auto"/>
        <w:ind w:left="0" w:firstLine="2268"/>
        <w:jc w:val="both"/>
        <w:rPr>
          <w:rFonts w:ascii="Century Gothic" w:hAnsi="Century Gothic"/>
          <w:sz w:val="24"/>
          <w:szCs w:val="24"/>
        </w:rPr>
      </w:pPr>
      <w:r w:rsidRPr="00511632">
        <w:rPr>
          <w:rFonts w:ascii="Century Gothic" w:hAnsi="Century Gothic"/>
          <w:sz w:val="24"/>
          <w:szCs w:val="24"/>
        </w:rPr>
        <w:t>A Autora, em sua narrativa fática, confessa expressamente que "celebrou com a Ré contrato de licença de software voltado à organização das suas rotinas de relacionamento com os clientes" (§ 1º dos fatos, fls. 1), evidenciando de forma inequívoca que a contratação teve por finalidade exclusiva o incremento e desenvolvimento de sua atividade empresarial, não se caracterizando como destinatária final do produto nos moldes preconizados pelo art. 2º do CDC.</w:t>
      </w:r>
    </w:p>
    <w:p w14:paraId="09CC65DB" w14:textId="77777777" w:rsidR="00E55282" w:rsidRPr="00511632" w:rsidRDefault="00E55282" w:rsidP="00511632">
      <w:pPr>
        <w:pStyle w:val="PargrafodaLista"/>
        <w:spacing w:line="360" w:lineRule="auto"/>
        <w:ind w:left="2268"/>
        <w:jc w:val="both"/>
        <w:rPr>
          <w:rFonts w:ascii="Century Gothic" w:hAnsi="Century Gothic"/>
          <w:sz w:val="24"/>
          <w:szCs w:val="24"/>
        </w:rPr>
      </w:pPr>
    </w:p>
    <w:p w14:paraId="6704D43D" w14:textId="77777777" w:rsidR="00E55282" w:rsidRPr="00511632" w:rsidRDefault="00E55282" w:rsidP="00753B23">
      <w:pPr>
        <w:pStyle w:val="PargrafodaLista"/>
        <w:numPr>
          <w:ilvl w:val="0"/>
          <w:numId w:val="7"/>
        </w:numPr>
        <w:spacing w:line="360" w:lineRule="auto"/>
        <w:ind w:left="0" w:firstLine="2268"/>
        <w:jc w:val="both"/>
        <w:rPr>
          <w:rFonts w:ascii="Century Gothic" w:hAnsi="Century Gothic"/>
          <w:sz w:val="24"/>
          <w:szCs w:val="24"/>
        </w:rPr>
      </w:pPr>
      <w:r w:rsidRPr="00511632">
        <w:rPr>
          <w:rFonts w:ascii="Century Gothic" w:hAnsi="Century Gothic"/>
          <w:sz w:val="24"/>
          <w:szCs w:val="24"/>
        </w:rPr>
        <w:t>A admissão autoral quanto ao propósito empresarial da contratação constitui confissão qualificada que afasta, de plano, qualquer possibilidade de enquadramento da relação jurídica no âmbito consumerista, porquanto evidencia que o software CRM (</w:t>
      </w:r>
      <w:r w:rsidRPr="006F42DB">
        <w:rPr>
          <w:rFonts w:ascii="Century Gothic" w:hAnsi="Century Gothic"/>
          <w:i/>
          <w:iCs/>
          <w:sz w:val="24"/>
          <w:szCs w:val="24"/>
          <w:rPrChange w:id="34" w:author="Maria Cláudia Boaventura Soares" w:date="2025-06-26T14:50:00Z" w16du:dateUtc="2025-06-26T17:50:00Z">
            <w:rPr>
              <w:rFonts w:ascii="Century Gothic" w:hAnsi="Century Gothic"/>
              <w:sz w:val="24"/>
              <w:szCs w:val="24"/>
            </w:rPr>
          </w:rPrChange>
        </w:rPr>
        <w:t>Customer Relationship Management</w:t>
      </w:r>
      <w:r w:rsidRPr="00511632">
        <w:rPr>
          <w:rFonts w:ascii="Century Gothic" w:hAnsi="Century Gothic"/>
          <w:sz w:val="24"/>
          <w:szCs w:val="24"/>
        </w:rPr>
        <w:t>) foi adquirido como insumo destinado ao aperfeiçoamento das atividades comerciais da Requerente.</w:t>
      </w:r>
    </w:p>
    <w:p w14:paraId="741D5356" w14:textId="77777777" w:rsidR="00E55282" w:rsidRPr="00511632" w:rsidRDefault="00E55282" w:rsidP="00511632">
      <w:pPr>
        <w:pStyle w:val="PargrafodaLista"/>
        <w:spacing w:line="360" w:lineRule="auto"/>
        <w:ind w:left="2268"/>
        <w:jc w:val="both"/>
        <w:rPr>
          <w:rFonts w:ascii="Century Gothic" w:hAnsi="Century Gothic"/>
          <w:sz w:val="24"/>
          <w:szCs w:val="24"/>
        </w:rPr>
      </w:pPr>
    </w:p>
    <w:p w14:paraId="3F4F048C" w14:textId="19412C7A" w:rsidR="00E55282" w:rsidRPr="00511632" w:rsidRDefault="00E55282" w:rsidP="00753B23">
      <w:pPr>
        <w:pStyle w:val="PargrafodaLista"/>
        <w:numPr>
          <w:ilvl w:val="0"/>
          <w:numId w:val="7"/>
        </w:numPr>
        <w:spacing w:line="360" w:lineRule="auto"/>
        <w:ind w:left="0" w:firstLine="2268"/>
        <w:jc w:val="both"/>
        <w:rPr>
          <w:rFonts w:ascii="Century Gothic" w:hAnsi="Century Gothic"/>
          <w:sz w:val="24"/>
          <w:szCs w:val="24"/>
        </w:rPr>
      </w:pPr>
      <w:r w:rsidRPr="00511632">
        <w:rPr>
          <w:rFonts w:ascii="Century Gothic" w:hAnsi="Century Gothic"/>
          <w:sz w:val="24"/>
          <w:szCs w:val="24"/>
        </w:rPr>
        <w:t xml:space="preserve">Corrobora tal conclusão o objeto social da Autora, conforme documentos constitutivos acostados aos </w:t>
      </w:r>
      <w:del w:id="35" w:author="Maria Cláudia Boaventura Soares" w:date="2025-06-26T14:50:00Z" w16du:dateUtc="2025-06-26T17:50:00Z">
        <w:r w:rsidRPr="00511632" w:rsidDel="00E4545C">
          <w:rPr>
            <w:rFonts w:ascii="Century Gothic" w:hAnsi="Century Gothic"/>
            <w:sz w:val="24"/>
            <w:szCs w:val="24"/>
          </w:rPr>
          <w:delText xml:space="preserve">próprios </w:delText>
        </w:r>
      </w:del>
      <w:r w:rsidRPr="00511632">
        <w:rPr>
          <w:rFonts w:ascii="Century Gothic" w:hAnsi="Century Gothic"/>
          <w:sz w:val="24"/>
          <w:szCs w:val="24"/>
        </w:rPr>
        <w:t>autos, qual seja, "COMÉRCIO ATACADISTA DE COMBUSTÍVEIS REALIZADO POR TRANSPORTADOR RETALHISTA (TRR)", atividade que, por sua natureza empresarial complexa, demanda necessariamente ferramentas especializadas de gestão de relacionamento com clientes para otimização de seus processos comerciais.</w:t>
      </w:r>
    </w:p>
    <w:p w14:paraId="3670F962" w14:textId="77777777" w:rsidR="00E55282" w:rsidRPr="00511632" w:rsidRDefault="00E55282" w:rsidP="00511632">
      <w:pPr>
        <w:pStyle w:val="PargrafodaLista"/>
        <w:spacing w:line="360" w:lineRule="auto"/>
        <w:ind w:left="2268"/>
        <w:jc w:val="both"/>
        <w:rPr>
          <w:rFonts w:ascii="Century Gothic" w:hAnsi="Century Gothic"/>
          <w:sz w:val="24"/>
          <w:szCs w:val="24"/>
        </w:rPr>
      </w:pPr>
    </w:p>
    <w:p w14:paraId="556E4746" w14:textId="77777777" w:rsidR="00E55282" w:rsidRPr="00511632" w:rsidRDefault="00E55282" w:rsidP="00753B23">
      <w:pPr>
        <w:pStyle w:val="PargrafodaLista"/>
        <w:numPr>
          <w:ilvl w:val="0"/>
          <w:numId w:val="7"/>
        </w:numPr>
        <w:spacing w:line="360" w:lineRule="auto"/>
        <w:ind w:left="0" w:firstLine="2268"/>
        <w:jc w:val="both"/>
        <w:rPr>
          <w:rFonts w:ascii="Century Gothic" w:hAnsi="Century Gothic"/>
          <w:sz w:val="24"/>
          <w:szCs w:val="24"/>
        </w:rPr>
      </w:pPr>
      <w:r w:rsidRPr="00511632">
        <w:rPr>
          <w:rFonts w:ascii="Century Gothic" w:hAnsi="Century Gothic"/>
          <w:sz w:val="24"/>
          <w:szCs w:val="24"/>
        </w:rPr>
        <w:t>A própria natureza do software licenciado pela Ré - sistema de CRM (</w:t>
      </w:r>
      <w:r w:rsidRPr="00511632">
        <w:rPr>
          <w:rFonts w:ascii="Century Gothic" w:hAnsi="Century Gothic"/>
          <w:i/>
          <w:iCs/>
          <w:sz w:val="24"/>
          <w:szCs w:val="24"/>
        </w:rPr>
        <w:t>Customer Relationship Management</w:t>
      </w:r>
      <w:r w:rsidRPr="00511632">
        <w:rPr>
          <w:rFonts w:ascii="Century Gothic" w:hAnsi="Century Gothic"/>
          <w:sz w:val="24"/>
          <w:szCs w:val="24"/>
        </w:rPr>
        <w:t>) - constitui elemento objetivo e irrefutável de que a contratação visou exclusivamente o fomento da atividade empresarial da Autora. Com efeito, não existe possibilidade lógica ou fática de utilização de sistema de gestão de relacionamento comercial para fins pessoais ou domésticos, tratando-se de ferramenta exclusivamente voltada ao incremento de atividades negociais.</w:t>
      </w:r>
    </w:p>
    <w:p w14:paraId="574823B1" w14:textId="77777777" w:rsidR="00E55282" w:rsidRPr="00511632" w:rsidRDefault="00E55282" w:rsidP="00511632">
      <w:pPr>
        <w:pStyle w:val="PargrafodaLista"/>
        <w:spacing w:line="360" w:lineRule="auto"/>
        <w:ind w:left="2268"/>
        <w:jc w:val="both"/>
        <w:rPr>
          <w:rFonts w:ascii="Century Gothic" w:hAnsi="Century Gothic"/>
          <w:sz w:val="24"/>
          <w:szCs w:val="24"/>
        </w:rPr>
      </w:pPr>
    </w:p>
    <w:p w14:paraId="02B12F29" w14:textId="77777777" w:rsidR="00E55282" w:rsidRPr="00511632" w:rsidRDefault="00E55282" w:rsidP="00753B23">
      <w:pPr>
        <w:pStyle w:val="PargrafodaLista"/>
        <w:numPr>
          <w:ilvl w:val="0"/>
          <w:numId w:val="7"/>
        </w:numPr>
        <w:spacing w:line="360" w:lineRule="auto"/>
        <w:ind w:left="0" w:firstLine="2268"/>
        <w:jc w:val="both"/>
        <w:rPr>
          <w:rFonts w:ascii="Century Gothic" w:hAnsi="Century Gothic"/>
          <w:sz w:val="24"/>
          <w:szCs w:val="24"/>
        </w:rPr>
      </w:pPr>
      <w:r w:rsidRPr="00511632">
        <w:rPr>
          <w:rFonts w:ascii="Century Gothic" w:hAnsi="Century Gothic"/>
          <w:sz w:val="24"/>
          <w:szCs w:val="24"/>
        </w:rPr>
        <w:t>Nesse contexto, o contrato celebrado entre as partes configura típica relação jurídica interempresarial, regida pelas disposições do Código Civil e pelos princípios gerais do Direito Empresarial, não se subsumindo aos preceitos protetivos do CDC, que pressupõem vulnerabilidade do consumidor pessoa física ou equiparação excepcional de pessoa jurídica em situação de manifesta hipossuficiência.</w:t>
      </w:r>
    </w:p>
    <w:p w14:paraId="2C3A0120" w14:textId="77777777" w:rsidR="00E55282" w:rsidRPr="00511632" w:rsidRDefault="00E55282" w:rsidP="00511632">
      <w:pPr>
        <w:pStyle w:val="PargrafodaLista"/>
        <w:spacing w:line="360" w:lineRule="auto"/>
        <w:ind w:left="2268"/>
        <w:jc w:val="both"/>
        <w:rPr>
          <w:rFonts w:ascii="Century Gothic" w:hAnsi="Century Gothic"/>
          <w:sz w:val="24"/>
          <w:szCs w:val="24"/>
        </w:rPr>
      </w:pPr>
    </w:p>
    <w:p w14:paraId="626AEC7E" w14:textId="77777777" w:rsidR="00E55282" w:rsidRPr="00511632" w:rsidRDefault="00E55282" w:rsidP="00753B23">
      <w:pPr>
        <w:pStyle w:val="PargrafodaLista"/>
        <w:numPr>
          <w:ilvl w:val="0"/>
          <w:numId w:val="7"/>
        </w:numPr>
        <w:spacing w:line="360" w:lineRule="auto"/>
        <w:ind w:left="0" w:firstLine="2268"/>
        <w:jc w:val="both"/>
        <w:rPr>
          <w:rFonts w:ascii="Century Gothic" w:hAnsi="Century Gothic"/>
          <w:sz w:val="24"/>
          <w:szCs w:val="24"/>
        </w:rPr>
      </w:pPr>
      <w:r w:rsidRPr="00511632">
        <w:rPr>
          <w:rFonts w:ascii="Century Gothic" w:hAnsi="Century Gothic"/>
          <w:sz w:val="24"/>
          <w:szCs w:val="24"/>
        </w:rPr>
        <w:lastRenderedPageBreak/>
        <w:t>A Autora, pessoa jurídica constituída sob a forma de sociedade limitada com atuação consolidada no comércio atacadista de combustíveis, não se enquadra no conceito jurídico de consumidor estabelecido no art. 2º do CDC, uma vez que adquiriu o software como insumo para sua atividade econômica, e não como destinatária final do produto, conforme expressamente admitido em sua própria narrativa inicial.</w:t>
      </w:r>
    </w:p>
    <w:p w14:paraId="6C2002A9" w14:textId="77777777" w:rsidR="00E55282" w:rsidRPr="00511632" w:rsidRDefault="00E55282" w:rsidP="00511632">
      <w:pPr>
        <w:pStyle w:val="PargrafodaLista"/>
        <w:spacing w:line="360" w:lineRule="auto"/>
        <w:ind w:left="2268"/>
        <w:jc w:val="both"/>
        <w:rPr>
          <w:rFonts w:ascii="Century Gothic" w:hAnsi="Century Gothic"/>
          <w:sz w:val="24"/>
          <w:szCs w:val="24"/>
        </w:rPr>
      </w:pPr>
    </w:p>
    <w:p w14:paraId="3AFF8B3F" w14:textId="77777777" w:rsidR="00E55282" w:rsidRPr="00511632" w:rsidRDefault="00E55282" w:rsidP="00753B23">
      <w:pPr>
        <w:pStyle w:val="PargrafodaLista"/>
        <w:numPr>
          <w:ilvl w:val="0"/>
          <w:numId w:val="7"/>
        </w:numPr>
        <w:spacing w:line="360" w:lineRule="auto"/>
        <w:ind w:left="0" w:firstLine="2268"/>
        <w:jc w:val="both"/>
        <w:rPr>
          <w:rFonts w:ascii="Century Gothic" w:hAnsi="Century Gothic"/>
          <w:sz w:val="24"/>
          <w:szCs w:val="24"/>
        </w:rPr>
      </w:pPr>
      <w:r w:rsidRPr="00511632">
        <w:rPr>
          <w:rFonts w:ascii="Century Gothic" w:hAnsi="Century Gothic"/>
          <w:sz w:val="24"/>
          <w:szCs w:val="24"/>
        </w:rPr>
        <w:t>Mesmo sob a ótica da teoria finalista mitigada, não há elementos que justifiquem a aplicação excepcional do CDC, uma vez que a Autora não demonstrou nenhuma vulnerabilidade técnica, jurídica ou econômica em relação à Ré. Ao contrário, estamos diante de uma sociedade empresária com manifesta expertise negocial e assistência jurídica especializada, que contratou os serviços de licenciamento de software após análise técnica e comercial das soluções oferecidas, com plena capacidade de avaliação dos aspectos envolvidos na contratação.</w:t>
      </w:r>
    </w:p>
    <w:p w14:paraId="6099F7A8" w14:textId="77777777" w:rsidR="00E55282" w:rsidRPr="00511632" w:rsidRDefault="00E55282" w:rsidP="00511632">
      <w:pPr>
        <w:pStyle w:val="PargrafodaLista"/>
        <w:spacing w:line="360" w:lineRule="auto"/>
        <w:ind w:left="2268"/>
        <w:jc w:val="both"/>
        <w:rPr>
          <w:rFonts w:ascii="Century Gothic" w:hAnsi="Century Gothic"/>
          <w:sz w:val="24"/>
          <w:szCs w:val="24"/>
        </w:rPr>
      </w:pPr>
    </w:p>
    <w:p w14:paraId="7690BE61" w14:textId="5EC58FDF" w:rsidR="007866B8" w:rsidRDefault="00E55282" w:rsidP="00753B23">
      <w:pPr>
        <w:pStyle w:val="PargrafodaLista"/>
        <w:numPr>
          <w:ilvl w:val="0"/>
          <w:numId w:val="7"/>
        </w:numPr>
        <w:spacing w:line="360" w:lineRule="auto"/>
        <w:ind w:left="0" w:firstLine="2268"/>
        <w:jc w:val="both"/>
        <w:rPr>
          <w:rFonts w:ascii="Century Gothic" w:hAnsi="Century Gothic"/>
          <w:sz w:val="24"/>
          <w:szCs w:val="24"/>
        </w:rPr>
      </w:pPr>
      <w:r w:rsidRPr="00511632">
        <w:rPr>
          <w:rFonts w:ascii="Century Gothic" w:hAnsi="Century Gothic"/>
          <w:sz w:val="24"/>
          <w:szCs w:val="24"/>
        </w:rPr>
        <w:t xml:space="preserve">A aplicação da teoria finalista mitigada, conforme pacificado na jurisprudência superior, exige a efetiva demonstração de vulnerabilidade da pessoa jurídica contratante, circunstância que não se verifica na hipótese dos autos. O Superior Tribunal de Justiça </w:t>
      </w:r>
      <w:r w:rsidR="00BB4CFA">
        <w:rPr>
          <w:rFonts w:ascii="Century Gothic" w:hAnsi="Century Gothic"/>
          <w:sz w:val="24"/>
          <w:szCs w:val="24"/>
        </w:rPr>
        <w:t xml:space="preserve">e os Tribunais de Justiça Estaduais </w:t>
      </w:r>
      <w:r w:rsidRPr="00511632">
        <w:rPr>
          <w:rFonts w:ascii="Century Gothic" w:hAnsi="Century Gothic"/>
          <w:sz w:val="24"/>
          <w:szCs w:val="24"/>
        </w:rPr>
        <w:t>t</w:t>
      </w:r>
      <w:r w:rsidR="00BB4CFA">
        <w:rPr>
          <w:rFonts w:ascii="Century Gothic" w:hAnsi="Century Gothic"/>
          <w:sz w:val="24"/>
          <w:szCs w:val="24"/>
        </w:rPr>
        <w:t>ê</w:t>
      </w:r>
      <w:r w:rsidRPr="00511632">
        <w:rPr>
          <w:rFonts w:ascii="Century Gothic" w:hAnsi="Century Gothic"/>
          <w:sz w:val="24"/>
          <w:szCs w:val="24"/>
        </w:rPr>
        <w:t>m entendimento consolidado sobre a matéria:</w:t>
      </w:r>
    </w:p>
    <w:p w14:paraId="73CF1CB7" w14:textId="77777777" w:rsidR="00BB4CFA" w:rsidRPr="00511632" w:rsidRDefault="00BB4CFA" w:rsidP="00BB4CFA">
      <w:pPr>
        <w:pStyle w:val="PargrafodaLista"/>
        <w:spacing w:line="360" w:lineRule="auto"/>
        <w:ind w:left="2268"/>
        <w:jc w:val="both"/>
        <w:rPr>
          <w:rFonts w:ascii="Century Gothic" w:hAnsi="Century Gothic"/>
          <w:sz w:val="24"/>
          <w:szCs w:val="24"/>
        </w:rPr>
      </w:pPr>
    </w:p>
    <w:p w14:paraId="6F06365B" w14:textId="32D96C87" w:rsidR="00A24F2F" w:rsidRPr="00511632" w:rsidRDefault="00A24F2F" w:rsidP="00511632">
      <w:pPr>
        <w:pStyle w:val="CITAO0"/>
        <w:ind w:left="2268"/>
        <w:rPr>
          <w:i w:val="0"/>
          <w:iCs w:val="0"/>
        </w:rPr>
      </w:pPr>
      <w:r w:rsidRPr="00511632">
        <w:rPr>
          <w:i w:val="0"/>
          <w:iCs w:val="0"/>
        </w:rPr>
        <w:t xml:space="preserve">PROCESSUAL CIVIL. AGRAVO INTERNO NO AGRAVO EM RECURSO ESPECIAL. AÇÃO DE RESCISÃO CONTRATUAL. CONTRATO DE PRESTAÇÃO DE SERVIÇOS DE LICENCIAMENTO E USO DE SOFTWARE. PESSOA JURÍDICA. UTILIZAÇÃO NA ATIVIDADE EMPRESARIAL. CDC. INAPLICABILIDADE. DECISÃO MANTIDA. AGRAVO INTERNO NÃO PROVIDO. (...). </w:t>
      </w:r>
      <w:r w:rsidRPr="00511632">
        <w:rPr>
          <w:b/>
          <w:bCs/>
          <w:i w:val="0"/>
          <w:iCs w:val="0"/>
        </w:rPr>
        <w:t>2. O CDC é inaplicável nas hipóteses em que o produto adquirido tenha finalidade de incrementar a atividade empresarial desenvolvida, admitindo-se a mitigação da teoria finalista apenas em hipóteses excepcionais. Contudo, o STJ não tem reconhecido a referida excepcionalidade em caso de aquisição de software pela pessoa jurídica para aplicação em sua atividade empresarial</w:t>
      </w:r>
      <w:r w:rsidRPr="00511632">
        <w:rPr>
          <w:i w:val="0"/>
          <w:iCs w:val="0"/>
        </w:rPr>
        <w:t xml:space="preserve">. 3. Não sendo a linha argumentativa apresentada capaz de evidenciar a inadequação dos fundamentos invocados pela decisão agravada, o presente agravo não se revela apto a alterar o conteúdo do julgado </w:t>
      </w:r>
      <w:r w:rsidRPr="00511632">
        <w:rPr>
          <w:i w:val="0"/>
          <w:iCs w:val="0"/>
        </w:rPr>
        <w:lastRenderedPageBreak/>
        <w:t>impugnado, devendo ele ser integralmente mantido em seus próprios termos. 4. Agravo interno não provido.</w:t>
      </w:r>
    </w:p>
    <w:p w14:paraId="0FC69C29" w14:textId="07995C9E" w:rsidR="007866B8" w:rsidRPr="00511632" w:rsidRDefault="00A24F2F" w:rsidP="00511632">
      <w:pPr>
        <w:pStyle w:val="CITAO0"/>
        <w:ind w:left="2268"/>
        <w:rPr>
          <w:i w:val="0"/>
          <w:iCs w:val="0"/>
        </w:rPr>
      </w:pPr>
      <w:r w:rsidRPr="00511632">
        <w:rPr>
          <w:i w:val="0"/>
          <w:iCs w:val="0"/>
        </w:rPr>
        <w:t>(STJ - AgInt no AREsp: 2132923 SP 2022/0151147-4, Relator: Ministro MOURA RIBEIRO, Data de Julgamento: 12/12/2022, T3 - TERCEIRA TURMA, Data de Publicação: DJe 14/12/2022 – grifo nosso)</w:t>
      </w:r>
    </w:p>
    <w:p w14:paraId="51619D78" w14:textId="77777777" w:rsidR="007866B8" w:rsidRPr="00511632" w:rsidRDefault="007866B8" w:rsidP="00511632">
      <w:pPr>
        <w:pStyle w:val="PARGRAFOS"/>
        <w:numPr>
          <w:ilvl w:val="0"/>
          <w:numId w:val="0"/>
        </w:numPr>
        <w:spacing w:line="240" w:lineRule="auto"/>
        <w:ind w:left="2268"/>
        <w:rPr>
          <w:sz w:val="20"/>
          <w:szCs w:val="20"/>
        </w:rPr>
      </w:pPr>
    </w:p>
    <w:p w14:paraId="28E2F6DC" w14:textId="77777777" w:rsidR="007866B8" w:rsidRPr="00511632" w:rsidRDefault="007866B8" w:rsidP="00511632">
      <w:pPr>
        <w:pStyle w:val="CITAO0"/>
        <w:ind w:left="2268"/>
      </w:pPr>
      <w:r w:rsidRPr="00511632">
        <w:t>AGRAVO DE INSTRUMENTO. DIREITO PRIVADO NÃO ESPECIFICADO. AÇÃO DE COBRANÇA. INEXISTÊNCIA DE RELAÇÃO DE CONSUMO. Cobrança baseada em contrato de cessão de licença de uso com manutenção de sistemas de informática. \Software\ utilizado pela requerida como meio para a implementação de suas atividades comerciais, não figurando, portanto, como consumidora final. Não incidência do CDC. Mantida a interlocutória que afastou a inversão do ônus da prova. NEGARAM PROVIMENTO AO AGRAVO DE INSTRUMENTO. UNÂNIME. (TJ-RS - AI: 70072378201 RS, Relator: Giuliano Viero Giuliato, Data de Julgamento: 23/03/2017, Décima Oitava Câmara Cível, Data de Publicação: 27/03/2017 – grifo nosso)</w:t>
      </w:r>
    </w:p>
    <w:p w14:paraId="1D0D6DDF" w14:textId="77777777" w:rsidR="007866B8" w:rsidRPr="00511632" w:rsidRDefault="007866B8" w:rsidP="00511632">
      <w:pPr>
        <w:pStyle w:val="PARGRAFOS"/>
        <w:numPr>
          <w:ilvl w:val="0"/>
          <w:numId w:val="0"/>
        </w:numPr>
      </w:pPr>
    </w:p>
    <w:p w14:paraId="5634D4E6" w14:textId="77777777" w:rsidR="00E55282" w:rsidRPr="00511632" w:rsidRDefault="00E55282" w:rsidP="00753B23">
      <w:pPr>
        <w:pStyle w:val="PargrafodaLista"/>
        <w:numPr>
          <w:ilvl w:val="0"/>
          <w:numId w:val="7"/>
        </w:numPr>
        <w:spacing w:line="360" w:lineRule="auto"/>
        <w:ind w:left="0" w:firstLine="2268"/>
        <w:jc w:val="both"/>
        <w:rPr>
          <w:rStyle w:val="PARGRAFOSChar"/>
          <w:rFonts w:eastAsiaTheme="minorHAnsi" w:cstheme="minorBidi"/>
          <w:kern w:val="2"/>
          <w:sz w:val="24"/>
          <w:szCs w:val="24"/>
          <w:lang w:eastAsia="en-US"/>
          <w14:ligatures w14:val="standardContextual"/>
        </w:rPr>
      </w:pPr>
      <w:r w:rsidRPr="00511632">
        <w:rPr>
          <w:rStyle w:val="PARGRAFOSChar"/>
          <w:rFonts w:eastAsiaTheme="minorHAnsi" w:cstheme="minorBidi"/>
          <w:kern w:val="2"/>
          <w:sz w:val="24"/>
          <w:szCs w:val="24"/>
          <w:lang w:eastAsia="en-US"/>
          <w14:ligatures w14:val="standardContextual"/>
        </w:rPr>
        <w:t>No mesmo sentido, o Egrégio Tribunal de Justiça do Estado de São Paulo:</w:t>
      </w:r>
    </w:p>
    <w:p w14:paraId="42988F51" w14:textId="77777777" w:rsidR="00E55282" w:rsidRPr="00511632" w:rsidRDefault="00E55282" w:rsidP="00511632">
      <w:pPr>
        <w:pStyle w:val="Corpodetexto"/>
        <w:spacing w:line="360" w:lineRule="auto"/>
        <w:ind w:left="2268"/>
        <w:jc w:val="both"/>
        <w:rPr>
          <w:rStyle w:val="PARGRAFOSChar"/>
          <w:rFonts w:eastAsiaTheme="minorHAnsi" w:cstheme="minorBidi"/>
          <w:kern w:val="2"/>
          <w:sz w:val="24"/>
          <w:szCs w:val="24"/>
          <w:lang w:val="pt-BR" w:eastAsia="en-US"/>
          <w14:ligatures w14:val="standardContextual"/>
        </w:rPr>
      </w:pPr>
    </w:p>
    <w:p w14:paraId="43D86E7F" w14:textId="77777777" w:rsidR="00E55282" w:rsidRPr="00511632" w:rsidRDefault="00E55282" w:rsidP="00511632">
      <w:pPr>
        <w:pStyle w:val="CITAO0"/>
        <w:ind w:left="2268"/>
      </w:pPr>
      <w:r w:rsidRPr="00511632">
        <w:t>"Agravo de instrumento -- Ação de rescisão de contrato - Contrato de prestação de serviços -- Desenvolvimento de software -- Aplicabilidade do CDC - Determinação de prova pericial para solução da controvérsia -- Relação de insumo e não de consumo -- Não sujeição ao Código de Defesa do Consumidor -- Necessidade de afastar a aplicabilidade do CDC no caso vertente. No caso ora sob exame, a autora, ora agravada, se utilizou do contrato de licenciamento e uso de software adquirido da ré, ora agravante, para exercício de sua atividade empresarial. Portanto, não se há de falar em aplicabilidade do CDC, tal como dito pelo Juízo de origem. Sendo assim, discordo do entendimento da douta juíza de primeiro grau que, tal como constou da súmula da r. decisão agravada, tendo-se em conta a ausência da demonstração de hipossuficiência da autora. Agravo provido."</w:t>
      </w:r>
    </w:p>
    <w:p w14:paraId="6113CA0A" w14:textId="77777777" w:rsidR="00E55282" w:rsidRPr="00511632" w:rsidRDefault="00E55282" w:rsidP="00511632">
      <w:pPr>
        <w:pStyle w:val="CITAO0"/>
        <w:ind w:left="2268"/>
      </w:pPr>
      <w:r w:rsidRPr="00511632">
        <w:t>(TJ-SP - AI: 22096181920218260000 SP 2209618-19.2021.8.26.0000, Relator: Lino Machado, Data de Julgamento: 01/10/2021, 30ª Câmara de Direito Privado, Data de Publicação: 01/10/2021)</w:t>
      </w:r>
    </w:p>
    <w:p w14:paraId="6EECBC63" w14:textId="77777777" w:rsidR="00E55282" w:rsidRPr="00511632" w:rsidRDefault="00E55282" w:rsidP="00511632">
      <w:pPr>
        <w:pStyle w:val="Corpodetexto"/>
        <w:spacing w:line="360" w:lineRule="auto"/>
        <w:ind w:left="720"/>
        <w:jc w:val="both"/>
        <w:rPr>
          <w:rFonts w:ascii="Century Gothic" w:hAnsi="Century Gothic"/>
          <w:bCs/>
          <w:sz w:val="24"/>
          <w:szCs w:val="24"/>
          <w:lang w:val="pt-BR"/>
        </w:rPr>
      </w:pPr>
    </w:p>
    <w:p w14:paraId="735C49FB" w14:textId="4E535B92" w:rsidR="00E55282" w:rsidRPr="00511632" w:rsidRDefault="00E55282" w:rsidP="00753B23">
      <w:pPr>
        <w:pStyle w:val="PargrafodaLista"/>
        <w:numPr>
          <w:ilvl w:val="0"/>
          <w:numId w:val="7"/>
        </w:numPr>
        <w:spacing w:line="360" w:lineRule="auto"/>
        <w:ind w:left="0" w:firstLine="2268"/>
        <w:jc w:val="both"/>
        <w:rPr>
          <w:rFonts w:ascii="Century Gothic" w:hAnsi="Century Gothic"/>
          <w:bCs/>
          <w:sz w:val="24"/>
          <w:szCs w:val="24"/>
        </w:rPr>
      </w:pPr>
      <w:r w:rsidRPr="00E55282">
        <w:rPr>
          <w:rFonts w:ascii="Century Gothic" w:hAnsi="Century Gothic"/>
          <w:bCs/>
          <w:sz w:val="24"/>
          <w:szCs w:val="24"/>
          <w:lang w:eastAsia="x-none"/>
        </w:rPr>
        <w:t xml:space="preserve">Ademais, o E. Tribunal de Justiça de São Paulo, em recente decisão diretamente relacionada a contrato idêntico envolvendo a mesma Ré, reconheceu expressamente a </w:t>
      </w:r>
      <w:r w:rsidRPr="00E55282">
        <w:rPr>
          <w:rFonts w:ascii="Century Gothic" w:hAnsi="Century Gothic"/>
          <w:b/>
          <w:bCs/>
          <w:sz w:val="24"/>
          <w:szCs w:val="24"/>
          <w:lang w:eastAsia="x-none"/>
        </w:rPr>
        <w:t>impossibilidade da aplicação da teoria finalista por inexistência de hipossuficiência econômica, técnica ou jurídica</w:t>
      </w:r>
      <w:r w:rsidRPr="00511632">
        <w:rPr>
          <w:rFonts w:ascii="Century Gothic" w:hAnsi="Century Gothic"/>
          <w:bCs/>
          <w:sz w:val="24"/>
          <w:szCs w:val="24"/>
        </w:rPr>
        <w:t>:</w:t>
      </w:r>
    </w:p>
    <w:p w14:paraId="5134BD70" w14:textId="77777777" w:rsidR="00E55282" w:rsidRPr="00511632" w:rsidRDefault="00E55282" w:rsidP="00511632">
      <w:pPr>
        <w:pStyle w:val="PargrafodaLista"/>
        <w:spacing w:line="360" w:lineRule="auto"/>
        <w:ind w:left="2268"/>
        <w:jc w:val="both"/>
        <w:rPr>
          <w:rFonts w:ascii="Century Gothic" w:hAnsi="Century Gothic"/>
          <w:bCs/>
          <w:sz w:val="24"/>
          <w:szCs w:val="24"/>
        </w:rPr>
      </w:pPr>
    </w:p>
    <w:p w14:paraId="368F14D3" w14:textId="77777777" w:rsidR="00E55282" w:rsidRPr="00E55282" w:rsidRDefault="00E55282" w:rsidP="00511632">
      <w:pPr>
        <w:pStyle w:val="CITAO0"/>
        <w:ind w:left="2268"/>
      </w:pPr>
      <w:r w:rsidRPr="00E55282">
        <w:lastRenderedPageBreak/>
        <w:t xml:space="preserve">"APELAÇÃO. PRESTAÇÃO DE SERVIÇOS. </w:t>
      </w:r>
      <w:r w:rsidRPr="00E55282">
        <w:rPr>
          <w:b/>
          <w:bCs/>
        </w:rPr>
        <w:t>Ação declaratória de rescisão contratual e condenatória de restituição de valores pagos. Elevada complexidade do software ofertado.</w:t>
      </w:r>
      <w:r w:rsidRPr="00E55282">
        <w:t xml:space="preserve"> Suposta impossibilidade de utilização do sistema. Sentença de procedência. Insurgência da ré. - </w:t>
      </w:r>
      <w:r w:rsidRPr="00E55282">
        <w:rPr>
          <w:b/>
          <w:bCs/>
        </w:rPr>
        <w:t>Relação de consumo. Inexistência. Possibilidade de aplicação da teoria finalista afastada por inexistência de hipossuficiência econômica, técnica ou jurídica da apelada. Inviável a aplicação das disposições do CDC. - Falha na prestação de serviços. Não ocorrência. Fatos constitutivos do direito da autora não demonstrados.</w:t>
      </w:r>
      <w:r w:rsidRPr="00E55282">
        <w:t xml:space="preserve"> Manual técnico de utilização e canal de comunicação disponíveis. Possibilidade contratar serviço adicional de consultor para oferecer treinamento. Rescisão antecipada por iniciativa da contratante. Indevida a restituição de valores. Sentença reformada. RECURSO PROVIDO."</w:t>
      </w:r>
    </w:p>
    <w:p w14:paraId="2A1EB932" w14:textId="77777777" w:rsidR="00E55282" w:rsidRPr="00511632" w:rsidRDefault="00E55282" w:rsidP="00511632">
      <w:pPr>
        <w:pStyle w:val="CITAO0"/>
        <w:ind w:left="2268"/>
      </w:pPr>
      <w:r w:rsidRPr="00E55282">
        <w:t>(TJ-SP - Apelação: 1053820-08.2023.8.26.0002 SP; Relator: Claudia Menge, Data de Julgamento: 29.04.2025, 32ª Câmara de Direito Privado)</w:t>
      </w:r>
    </w:p>
    <w:p w14:paraId="22B63CF4" w14:textId="77777777" w:rsidR="00E55282" w:rsidRPr="00511632" w:rsidRDefault="00E55282" w:rsidP="00511632">
      <w:pPr>
        <w:pStyle w:val="PargrafodaLista"/>
        <w:spacing w:line="360" w:lineRule="auto"/>
        <w:ind w:left="2268"/>
        <w:jc w:val="both"/>
        <w:rPr>
          <w:rFonts w:ascii="Century Gothic" w:hAnsi="Century Gothic"/>
          <w:bCs/>
          <w:sz w:val="24"/>
          <w:szCs w:val="24"/>
          <w:lang w:eastAsia="x-none"/>
        </w:rPr>
      </w:pPr>
    </w:p>
    <w:p w14:paraId="77B38522" w14:textId="44844E22" w:rsidR="00E55282" w:rsidRPr="00511632" w:rsidRDefault="00E55282" w:rsidP="00753B23">
      <w:pPr>
        <w:pStyle w:val="PargrafodaLista"/>
        <w:numPr>
          <w:ilvl w:val="0"/>
          <w:numId w:val="7"/>
        </w:numPr>
        <w:spacing w:line="360" w:lineRule="auto"/>
        <w:ind w:left="0" w:firstLine="2268"/>
        <w:jc w:val="both"/>
        <w:rPr>
          <w:rFonts w:ascii="Century Gothic" w:hAnsi="Century Gothic"/>
          <w:bCs/>
          <w:sz w:val="24"/>
          <w:szCs w:val="24"/>
          <w:lang w:eastAsia="x-none"/>
        </w:rPr>
      </w:pPr>
      <w:r w:rsidRPr="00E55282">
        <w:rPr>
          <w:rFonts w:ascii="Century Gothic" w:hAnsi="Century Gothic"/>
          <w:bCs/>
          <w:sz w:val="24"/>
          <w:szCs w:val="24"/>
          <w:lang w:eastAsia="x-none"/>
        </w:rPr>
        <w:t>A jurisprudência consolidada dos Tribunais Superiores é uníssona em reconhecer que contratos de licenciamento de software empresarial não se submetem ao regime consumerista, tratando-se de relação comercial entre pessoas jurídicas, regida pelo Código Civil e pelos princípios gerais do direito empresarial.</w:t>
      </w:r>
    </w:p>
    <w:p w14:paraId="33EA7481" w14:textId="77777777" w:rsidR="00E55282" w:rsidRPr="00E55282" w:rsidRDefault="00E55282" w:rsidP="00511632">
      <w:pPr>
        <w:pStyle w:val="PargrafodaLista"/>
        <w:spacing w:line="360" w:lineRule="auto"/>
        <w:ind w:left="2268"/>
        <w:jc w:val="both"/>
        <w:rPr>
          <w:rFonts w:ascii="Century Gothic" w:hAnsi="Century Gothic"/>
          <w:bCs/>
          <w:sz w:val="24"/>
          <w:szCs w:val="24"/>
          <w:lang w:eastAsia="x-none"/>
        </w:rPr>
      </w:pPr>
    </w:p>
    <w:p w14:paraId="3D075E9D" w14:textId="77777777" w:rsidR="00E55282" w:rsidRPr="00511632" w:rsidRDefault="00E55282" w:rsidP="00753B23">
      <w:pPr>
        <w:pStyle w:val="PargrafodaLista"/>
        <w:numPr>
          <w:ilvl w:val="0"/>
          <w:numId w:val="7"/>
        </w:numPr>
        <w:spacing w:line="360" w:lineRule="auto"/>
        <w:ind w:left="0" w:firstLine="2268"/>
        <w:jc w:val="both"/>
        <w:rPr>
          <w:rFonts w:ascii="Century Gothic" w:hAnsi="Century Gothic"/>
          <w:bCs/>
          <w:sz w:val="24"/>
          <w:szCs w:val="24"/>
          <w:lang w:eastAsia="x-none"/>
        </w:rPr>
      </w:pPr>
      <w:r w:rsidRPr="00E55282">
        <w:rPr>
          <w:rFonts w:ascii="Century Gothic" w:hAnsi="Century Gothic"/>
          <w:bCs/>
          <w:sz w:val="24"/>
          <w:szCs w:val="24"/>
          <w:lang w:eastAsia="x-none"/>
        </w:rPr>
        <w:t>O contrato foi firmado em condições de plena igualdade, sem qualquer indício de abusividade ou desequilíbrio entre as partes, precedido de longas negociações comerciais conforme admitido pela própria Autora, não havendo que se falar em aplicação excepcional do CDC, devendo a relação ser regida integralmente pelas disposições do Código Civil e pelos princípios que regem as relações contratuais empresariais.</w:t>
      </w:r>
    </w:p>
    <w:p w14:paraId="4BCAD883" w14:textId="77777777" w:rsidR="00E55282" w:rsidRPr="00E55282" w:rsidRDefault="00E55282" w:rsidP="00511632">
      <w:pPr>
        <w:pStyle w:val="PargrafodaLista"/>
        <w:spacing w:line="360" w:lineRule="auto"/>
        <w:ind w:left="2268"/>
        <w:jc w:val="both"/>
        <w:rPr>
          <w:rFonts w:ascii="Century Gothic" w:hAnsi="Century Gothic"/>
          <w:bCs/>
          <w:sz w:val="24"/>
          <w:szCs w:val="24"/>
          <w:lang w:eastAsia="x-none"/>
        </w:rPr>
      </w:pPr>
    </w:p>
    <w:p w14:paraId="5EC59136" w14:textId="77777777" w:rsidR="00E55282" w:rsidRPr="00511632" w:rsidRDefault="00E55282" w:rsidP="00753B23">
      <w:pPr>
        <w:pStyle w:val="PargrafodaLista"/>
        <w:numPr>
          <w:ilvl w:val="0"/>
          <w:numId w:val="7"/>
        </w:numPr>
        <w:spacing w:line="360" w:lineRule="auto"/>
        <w:ind w:left="0" w:firstLine="2268"/>
        <w:jc w:val="both"/>
        <w:rPr>
          <w:rFonts w:ascii="Century Gothic" w:hAnsi="Century Gothic"/>
          <w:bCs/>
          <w:sz w:val="24"/>
          <w:szCs w:val="24"/>
          <w:lang w:eastAsia="x-none"/>
        </w:rPr>
      </w:pPr>
      <w:r w:rsidRPr="00E55282">
        <w:rPr>
          <w:rFonts w:ascii="Century Gothic" w:hAnsi="Century Gothic"/>
          <w:bCs/>
          <w:sz w:val="24"/>
          <w:szCs w:val="24"/>
          <w:lang w:eastAsia="x-none"/>
        </w:rPr>
        <w:t>Neste contexto, deve prevalecer o regramento civilista aplicável às relações interempresariais, notadamente os princípios da autonomia privada, da função social do contrato e da boa-fé objetiva, previstos nos artigos 421 e 422 do Código Civil, observados os limites e contornos próprios das relações negociais entre pessoas jurídicas dotadas de capacidade técnica e econômica para compreender integralmente os termos e consequências da contratação.</w:t>
      </w:r>
    </w:p>
    <w:p w14:paraId="5C60BF33" w14:textId="73946D25" w:rsidR="00E55282" w:rsidRPr="00E55282" w:rsidRDefault="00E55282" w:rsidP="00753B23">
      <w:pPr>
        <w:pStyle w:val="PargrafodaLista"/>
        <w:numPr>
          <w:ilvl w:val="0"/>
          <w:numId w:val="7"/>
        </w:numPr>
        <w:spacing w:line="360" w:lineRule="auto"/>
        <w:ind w:left="0" w:firstLine="2268"/>
        <w:jc w:val="both"/>
        <w:rPr>
          <w:rFonts w:ascii="Century Gothic" w:hAnsi="Century Gothic"/>
          <w:bCs/>
          <w:sz w:val="24"/>
          <w:szCs w:val="24"/>
          <w:lang w:eastAsia="x-none"/>
        </w:rPr>
      </w:pPr>
      <w:r w:rsidRPr="00E55282">
        <w:rPr>
          <w:rFonts w:ascii="Century Gothic" w:hAnsi="Century Gothic"/>
          <w:bCs/>
          <w:sz w:val="24"/>
          <w:szCs w:val="24"/>
          <w:lang w:eastAsia="x-none"/>
        </w:rPr>
        <w:lastRenderedPageBreak/>
        <w:t xml:space="preserve">Por </w:t>
      </w:r>
      <w:r w:rsidR="00BB4CFA">
        <w:rPr>
          <w:rFonts w:ascii="Century Gothic" w:hAnsi="Century Gothic"/>
          <w:bCs/>
          <w:sz w:val="24"/>
          <w:szCs w:val="24"/>
          <w:lang w:eastAsia="x-none"/>
        </w:rPr>
        <w:t>consequência</w:t>
      </w:r>
      <w:r w:rsidRPr="00E55282">
        <w:rPr>
          <w:rFonts w:ascii="Century Gothic" w:hAnsi="Century Gothic"/>
          <w:bCs/>
          <w:sz w:val="24"/>
          <w:szCs w:val="24"/>
          <w:lang w:eastAsia="x-none"/>
        </w:rPr>
        <w:t xml:space="preserve">, </w:t>
      </w:r>
      <w:r w:rsidR="00BB4CFA">
        <w:rPr>
          <w:rFonts w:ascii="Century Gothic" w:hAnsi="Century Gothic"/>
          <w:bCs/>
          <w:sz w:val="24"/>
          <w:szCs w:val="24"/>
          <w:lang w:eastAsia="x-none"/>
        </w:rPr>
        <w:t xml:space="preserve">é </w:t>
      </w:r>
      <w:r w:rsidRPr="00E55282">
        <w:rPr>
          <w:rFonts w:ascii="Century Gothic" w:hAnsi="Century Gothic"/>
          <w:bCs/>
          <w:sz w:val="24"/>
          <w:szCs w:val="24"/>
          <w:lang w:eastAsia="x-none"/>
        </w:rPr>
        <w:t>tecnicamente inviável a invocação das disposições protetivas do CDC à relação jurídica estabelecida entre as partes, devendo a presente demanda ser analisada exclusivamente sob a ótica do direito civil-empresarial, com aplicação dos princípios contratuais gerais e observância da força obrigatória dos contratos validamente celebrados.</w:t>
      </w:r>
    </w:p>
    <w:p w14:paraId="72A502F4" w14:textId="77777777" w:rsidR="00E55282" w:rsidRPr="00511632" w:rsidRDefault="00E55282" w:rsidP="00511632">
      <w:pPr>
        <w:pStyle w:val="Corpodetexto"/>
        <w:tabs>
          <w:tab w:val="clear" w:pos="72"/>
          <w:tab w:val="clear" w:pos="1915"/>
          <w:tab w:val="clear" w:pos="3900"/>
          <w:tab w:val="clear" w:pos="5743"/>
          <w:tab w:val="clear" w:pos="7585"/>
        </w:tabs>
        <w:spacing w:line="360" w:lineRule="auto"/>
        <w:ind w:left="2268"/>
        <w:jc w:val="both"/>
        <w:rPr>
          <w:rFonts w:ascii="Century Gothic" w:hAnsi="Century Gothic"/>
          <w:bCs/>
          <w:sz w:val="24"/>
          <w:szCs w:val="24"/>
        </w:rPr>
      </w:pPr>
    </w:p>
    <w:p w14:paraId="19944DDD" w14:textId="0A61DB6C" w:rsidR="00E55282" w:rsidRPr="00511632" w:rsidRDefault="00C30F60" w:rsidP="00511632">
      <w:pPr>
        <w:pStyle w:val="CAPTULOSPEA"/>
        <w:ind w:left="0" w:firstLine="0"/>
        <w:rPr>
          <w:u w:val="single"/>
        </w:rPr>
      </w:pPr>
      <w:r>
        <w:rPr>
          <w:u w:val="single"/>
        </w:rPr>
        <w:t xml:space="preserve">MÉRITO - </w:t>
      </w:r>
      <w:r w:rsidR="00E55282" w:rsidRPr="00511632">
        <w:rPr>
          <w:u w:val="single"/>
        </w:rPr>
        <w:t xml:space="preserve">DA FORÇA VINCULANTE DOS CONTRATOS - </w:t>
      </w:r>
      <w:r w:rsidR="00E55282" w:rsidRPr="00511632">
        <w:rPr>
          <w:i/>
          <w:iCs/>
          <w:u w:val="single"/>
        </w:rPr>
        <w:t>PACTA SUNT SERVANDA</w:t>
      </w:r>
    </w:p>
    <w:p w14:paraId="44856605" w14:textId="77777777" w:rsidR="00E55282" w:rsidRPr="00511632" w:rsidRDefault="00E55282" w:rsidP="00511632">
      <w:pPr>
        <w:pStyle w:val="CAPTULOSPEA"/>
        <w:numPr>
          <w:ilvl w:val="0"/>
          <w:numId w:val="0"/>
        </w:numPr>
        <w:rPr>
          <w:b w:val="0"/>
          <w:bCs/>
        </w:rPr>
      </w:pPr>
    </w:p>
    <w:p w14:paraId="23885535" w14:textId="77777777" w:rsidR="00E55282" w:rsidRDefault="00E55282" w:rsidP="00753B23">
      <w:pPr>
        <w:pStyle w:val="PargrafodaLista"/>
        <w:numPr>
          <w:ilvl w:val="0"/>
          <w:numId w:val="7"/>
        </w:numPr>
        <w:spacing w:line="360" w:lineRule="auto"/>
        <w:ind w:left="0" w:firstLine="2268"/>
        <w:jc w:val="both"/>
        <w:rPr>
          <w:rFonts w:ascii="Century Gothic" w:hAnsi="Century Gothic"/>
          <w:sz w:val="24"/>
          <w:szCs w:val="24"/>
        </w:rPr>
      </w:pPr>
      <w:r w:rsidRPr="00511632">
        <w:rPr>
          <w:rFonts w:ascii="Century Gothic" w:hAnsi="Century Gothic"/>
          <w:sz w:val="24"/>
          <w:szCs w:val="24"/>
        </w:rPr>
        <w:t xml:space="preserve">Superadas as preliminares, no mérito, a pretensão autoral deve ser rejeitada em sua integralidade, porquanto carece de amparo legal e fático. O contrato celebrado entre as partes está em plena vigência e deve ser cumprido conforme pactuado, em observância ao princípio fundamental do </w:t>
      </w:r>
      <w:r w:rsidRPr="00E4545C">
        <w:rPr>
          <w:rFonts w:ascii="Century Gothic" w:hAnsi="Century Gothic"/>
          <w:i/>
          <w:iCs/>
          <w:sz w:val="24"/>
          <w:szCs w:val="24"/>
          <w:rPrChange w:id="36" w:author="Maria Cláudia Boaventura Soares" w:date="2025-06-26T14:52:00Z" w16du:dateUtc="2025-06-26T17:52:00Z">
            <w:rPr>
              <w:rFonts w:ascii="Century Gothic" w:hAnsi="Century Gothic"/>
              <w:sz w:val="24"/>
              <w:szCs w:val="24"/>
            </w:rPr>
          </w:rPrChange>
        </w:rPr>
        <w:t>pacta sunt servanda</w:t>
      </w:r>
      <w:r w:rsidRPr="00511632">
        <w:rPr>
          <w:rFonts w:ascii="Century Gothic" w:hAnsi="Century Gothic"/>
          <w:sz w:val="24"/>
          <w:szCs w:val="24"/>
        </w:rPr>
        <w:t>.</w:t>
      </w:r>
    </w:p>
    <w:p w14:paraId="5CA2C155" w14:textId="77777777" w:rsidR="00511632" w:rsidRPr="00511632" w:rsidRDefault="00511632" w:rsidP="00511632">
      <w:pPr>
        <w:pStyle w:val="PargrafodaLista"/>
        <w:spacing w:line="360" w:lineRule="auto"/>
        <w:ind w:left="2268"/>
        <w:jc w:val="both"/>
        <w:rPr>
          <w:rFonts w:ascii="Century Gothic" w:hAnsi="Century Gothic"/>
          <w:sz w:val="24"/>
          <w:szCs w:val="24"/>
        </w:rPr>
      </w:pPr>
    </w:p>
    <w:p w14:paraId="40399A56" w14:textId="77777777" w:rsidR="00E55282" w:rsidRDefault="00E55282" w:rsidP="00753B23">
      <w:pPr>
        <w:pStyle w:val="PargrafodaLista"/>
        <w:numPr>
          <w:ilvl w:val="0"/>
          <w:numId w:val="7"/>
        </w:numPr>
        <w:spacing w:line="360" w:lineRule="auto"/>
        <w:ind w:left="0" w:firstLine="2268"/>
        <w:jc w:val="both"/>
        <w:rPr>
          <w:rFonts w:ascii="Century Gothic" w:hAnsi="Century Gothic"/>
          <w:sz w:val="24"/>
          <w:szCs w:val="24"/>
        </w:rPr>
      </w:pPr>
      <w:r w:rsidRPr="00511632">
        <w:rPr>
          <w:rFonts w:ascii="Century Gothic" w:hAnsi="Century Gothic"/>
          <w:sz w:val="24"/>
          <w:szCs w:val="24"/>
        </w:rPr>
        <w:t>A Autora pretende a rescisão unilateral imotivada dos contratos em vigor, alegando suposta reestruturação de procedimentos operacionais. Contudo, tal fundamento não constitui justa causa para a resilição antecipada dos instrumentos contratuais, tratando-se de mera conveniência empresarial que não autoriza o rompimento unilateral de vínculo jurídico validamente constituído.</w:t>
      </w:r>
    </w:p>
    <w:p w14:paraId="27373AE4" w14:textId="77777777" w:rsidR="00511632" w:rsidRPr="00511632" w:rsidRDefault="00511632" w:rsidP="00511632">
      <w:pPr>
        <w:pStyle w:val="PargrafodaLista"/>
        <w:spacing w:line="360" w:lineRule="auto"/>
        <w:ind w:left="2268"/>
        <w:jc w:val="both"/>
        <w:rPr>
          <w:rFonts w:ascii="Century Gothic" w:hAnsi="Century Gothic"/>
          <w:sz w:val="24"/>
          <w:szCs w:val="24"/>
        </w:rPr>
      </w:pPr>
    </w:p>
    <w:p w14:paraId="7CE2A50A" w14:textId="64E1F8DB" w:rsidR="00E55282" w:rsidRDefault="00E55282" w:rsidP="00753B23">
      <w:pPr>
        <w:pStyle w:val="PargrafodaLista"/>
        <w:numPr>
          <w:ilvl w:val="0"/>
          <w:numId w:val="7"/>
        </w:numPr>
        <w:spacing w:line="360" w:lineRule="auto"/>
        <w:ind w:left="0" w:firstLine="2268"/>
        <w:jc w:val="both"/>
        <w:rPr>
          <w:rFonts w:ascii="Century Gothic" w:hAnsi="Century Gothic"/>
          <w:sz w:val="24"/>
          <w:szCs w:val="24"/>
        </w:rPr>
      </w:pPr>
      <w:r w:rsidRPr="00511632">
        <w:rPr>
          <w:rFonts w:ascii="Century Gothic" w:hAnsi="Century Gothic"/>
          <w:sz w:val="24"/>
          <w:szCs w:val="24"/>
        </w:rPr>
        <w:t>Os contratos objeto da presente demanda foram celebrados por prazo determinado, com vigência até 13</w:t>
      </w:r>
      <w:ins w:id="37" w:author="Maria Cláudia Boaventura Soares" w:date="2025-06-26T14:53:00Z" w16du:dateUtc="2025-06-26T17:53:00Z">
        <w:r w:rsidR="00E4545C">
          <w:rPr>
            <w:rFonts w:ascii="Century Gothic" w:hAnsi="Century Gothic"/>
            <w:sz w:val="24"/>
            <w:szCs w:val="24"/>
          </w:rPr>
          <w:t>.</w:t>
        </w:r>
      </w:ins>
      <w:del w:id="38" w:author="Maria Cláudia Boaventura Soares" w:date="2025-06-26T14:53:00Z" w16du:dateUtc="2025-06-26T17:53:00Z">
        <w:r w:rsidRPr="00511632" w:rsidDel="00E4545C">
          <w:rPr>
            <w:rFonts w:ascii="Century Gothic" w:hAnsi="Century Gothic"/>
            <w:sz w:val="24"/>
            <w:szCs w:val="24"/>
          </w:rPr>
          <w:delText>/</w:delText>
        </w:r>
      </w:del>
      <w:r w:rsidRPr="00511632">
        <w:rPr>
          <w:rFonts w:ascii="Century Gothic" w:hAnsi="Century Gothic"/>
          <w:sz w:val="24"/>
          <w:szCs w:val="24"/>
        </w:rPr>
        <w:t>12</w:t>
      </w:r>
      <w:del w:id="39" w:author="Maria Cláudia Boaventura Soares" w:date="2025-06-26T14:53:00Z" w16du:dateUtc="2025-06-26T17:53:00Z">
        <w:r w:rsidRPr="00511632" w:rsidDel="00E4545C">
          <w:rPr>
            <w:rFonts w:ascii="Century Gothic" w:hAnsi="Century Gothic"/>
            <w:sz w:val="24"/>
            <w:szCs w:val="24"/>
          </w:rPr>
          <w:delText>/</w:delText>
        </w:r>
      </w:del>
      <w:ins w:id="40" w:author="Maria Cláudia Boaventura Soares" w:date="2025-06-26T14:53:00Z" w16du:dateUtc="2025-06-26T17:53:00Z">
        <w:r w:rsidR="00E4545C">
          <w:rPr>
            <w:rFonts w:ascii="Century Gothic" w:hAnsi="Century Gothic"/>
            <w:sz w:val="24"/>
            <w:szCs w:val="24"/>
          </w:rPr>
          <w:t>.</w:t>
        </w:r>
      </w:ins>
      <w:r w:rsidRPr="00511632">
        <w:rPr>
          <w:rFonts w:ascii="Century Gothic" w:hAnsi="Century Gothic"/>
          <w:sz w:val="24"/>
          <w:szCs w:val="24"/>
        </w:rPr>
        <w:t>2025 e 14</w:t>
      </w:r>
      <w:ins w:id="41" w:author="Maria Cláudia Boaventura Soares" w:date="2025-06-26T14:53:00Z" w16du:dateUtc="2025-06-26T17:53:00Z">
        <w:r w:rsidR="00E4545C">
          <w:rPr>
            <w:rFonts w:ascii="Century Gothic" w:hAnsi="Century Gothic"/>
            <w:sz w:val="24"/>
            <w:szCs w:val="24"/>
          </w:rPr>
          <w:t>.</w:t>
        </w:r>
      </w:ins>
      <w:del w:id="42" w:author="Maria Cláudia Boaventura Soares" w:date="2025-06-26T14:53:00Z" w16du:dateUtc="2025-06-26T17:53:00Z">
        <w:r w:rsidRPr="00511632" w:rsidDel="00E4545C">
          <w:rPr>
            <w:rFonts w:ascii="Century Gothic" w:hAnsi="Century Gothic"/>
            <w:sz w:val="24"/>
            <w:szCs w:val="24"/>
          </w:rPr>
          <w:delText>/</w:delText>
        </w:r>
      </w:del>
      <w:r w:rsidRPr="00511632">
        <w:rPr>
          <w:rFonts w:ascii="Century Gothic" w:hAnsi="Century Gothic"/>
          <w:sz w:val="24"/>
          <w:szCs w:val="24"/>
        </w:rPr>
        <w:t>12</w:t>
      </w:r>
      <w:del w:id="43" w:author="Maria Cláudia Boaventura Soares" w:date="2025-06-26T14:53:00Z" w16du:dateUtc="2025-06-26T17:53:00Z">
        <w:r w:rsidRPr="00511632" w:rsidDel="00E4545C">
          <w:rPr>
            <w:rFonts w:ascii="Century Gothic" w:hAnsi="Century Gothic"/>
            <w:sz w:val="24"/>
            <w:szCs w:val="24"/>
          </w:rPr>
          <w:delText>/</w:delText>
        </w:r>
      </w:del>
      <w:ins w:id="44" w:author="Maria Cláudia Boaventura Soares" w:date="2025-06-26T14:53:00Z" w16du:dateUtc="2025-06-26T17:53:00Z">
        <w:r w:rsidR="00E4545C">
          <w:rPr>
            <w:rFonts w:ascii="Century Gothic" w:hAnsi="Century Gothic"/>
            <w:sz w:val="24"/>
            <w:szCs w:val="24"/>
          </w:rPr>
          <w:t>.</w:t>
        </w:r>
      </w:ins>
      <w:r w:rsidRPr="00511632">
        <w:rPr>
          <w:rFonts w:ascii="Century Gothic" w:hAnsi="Century Gothic"/>
          <w:sz w:val="24"/>
          <w:szCs w:val="24"/>
        </w:rPr>
        <w:t>2025, respectivamente. Nos termos do art. 473 do Código Civil, a resilição unilateral de contratos por prazo determinado somente é admitida nas hipóteses expressamente previstas em lei ou quando houver justa causa, circunstâncias que não se verificam na espécie.</w:t>
      </w:r>
    </w:p>
    <w:p w14:paraId="3F05B83C" w14:textId="77777777" w:rsidR="00511632" w:rsidRPr="00511632" w:rsidRDefault="00511632" w:rsidP="00511632">
      <w:pPr>
        <w:pStyle w:val="PargrafodaLista"/>
        <w:spacing w:line="360" w:lineRule="auto"/>
        <w:ind w:left="2268"/>
        <w:jc w:val="both"/>
        <w:rPr>
          <w:rFonts w:ascii="Century Gothic" w:hAnsi="Century Gothic"/>
          <w:sz w:val="24"/>
          <w:szCs w:val="24"/>
        </w:rPr>
      </w:pPr>
    </w:p>
    <w:p w14:paraId="1DE25BA2" w14:textId="77777777" w:rsidR="00E55282" w:rsidRDefault="00E55282" w:rsidP="00753B23">
      <w:pPr>
        <w:pStyle w:val="PargrafodaLista"/>
        <w:numPr>
          <w:ilvl w:val="0"/>
          <w:numId w:val="7"/>
        </w:numPr>
        <w:spacing w:line="360" w:lineRule="auto"/>
        <w:ind w:left="0" w:firstLine="2268"/>
        <w:jc w:val="both"/>
        <w:rPr>
          <w:rFonts w:ascii="Century Gothic" w:hAnsi="Century Gothic"/>
          <w:sz w:val="24"/>
          <w:szCs w:val="24"/>
        </w:rPr>
      </w:pPr>
      <w:r w:rsidRPr="00511632">
        <w:rPr>
          <w:rFonts w:ascii="Century Gothic" w:hAnsi="Century Gothic"/>
          <w:sz w:val="24"/>
          <w:szCs w:val="24"/>
        </w:rPr>
        <w:lastRenderedPageBreak/>
        <w:t>A fixação de prazo de vigência contratual tem por finalidade, justamente, garantir a segurança jurídica das relações negociais, permitindo às partes estabelecerem seu planejamento econômico-financeiro com base na previsibilidade das obrigações assumidas.</w:t>
      </w:r>
    </w:p>
    <w:p w14:paraId="091B7800" w14:textId="77777777" w:rsidR="00511632" w:rsidRPr="00511632" w:rsidRDefault="00511632" w:rsidP="00511632">
      <w:pPr>
        <w:pStyle w:val="PargrafodaLista"/>
        <w:spacing w:line="360" w:lineRule="auto"/>
        <w:ind w:left="2268"/>
        <w:jc w:val="both"/>
        <w:rPr>
          <w:rFonts w:ascii="Century Gothic" w:hAnsi="Century Gothic"/>
          <w:sz w:val="24"/>
          <w:szCs w:val="24"/>
        </w:rPr>
      </w:pPr>
    </w:p>
    <w:p w14:paraId="0FE21804" w14:textId="2FA7EECB" w:rsidR="00E55282" w:rsidRDefault="00E55282" w:rsidP="00753B23">
      <w:pPr>
        <w:pStyle w:val="PargrafodaLista"/>
        <w:numPr>
          <w:ilvl w:val="0"/>
          <w:numId w:val="7"/>
        </w:numPr>
        <w:spacing w:line="360" w:lineRule="auto"/>
        <w:ind w:left="0" w:firstLine="2268"/>
        <w:jc w:val="both"/>
        <w:rPr>
          <w:rFonts w:ascii="Century Gothic" w:hAnsi="Century Gothic"/>
          <w:sz w:val="24"/>
          <w:szCs w:val="24"/>
        </w:rPr>
      </w:pPr>
      <w:r w:rsidRPr="00511632">
        <w:rPr>
          <w:rFonts w:ascii="Century Gothic" w:hAnsi="Century Gothic"/>
          <w:sz w:val="24"/>
          <w:szCs w:val="24"/>
        </w:rPr>
        <w:t xml:space="preserve">Nesse contexto, a pretensão da Autora de rescindir unilateralmente o contrato, sem </w:t>
      </w:r>
      <w:del w:id="45" w:author="Maria Cláudia Boaventura Soares" w:date="2025-06-26T14:53:00Z" w16du:dateUtc="2025-06-26T17:53:00Z">
        <w:r w:rsidRPr="00511632" w:rsidDel="00E4545C">
          <w:rPr>
            <w:rFonts w:ascii="Century Gothic" w:hAnsi="Century Gothic"/>
            <w:sz w:val="24"/>
            <w:szCs w:val="24"/>
          </w:rPr>
          <w:delText xml:space="preserve">qualquer </w:delText>
        </w:r>
      </w:del>
      <w:ins w:id="46" w:author="Maria Cláudia Boaventura Soares" w:date="2025-06-26T14:53:00Z" w16du:dateUtc="2025-06-26T17:53:00Z">
        <w:r w:rsidR="00E4545C">
          <w:rPr>
            <w:rFonts w:ascii="Century Gothic" w:hAnsi="Century Gothic"/>
            <w:sz w:val="24"/>
            <w:szCs w:val="24"/>
          </w:rPr>
          <w:t>nenhum</w:t>
        </w:r>
        <w:r w:rsidR="00E4545C" w:rsidRPr="00511632">
          <w:rPr>
            <w:rFonts w:ascii="Century Gothic" w:hAnsi="Century Gothic"/>
            <w:sz w:val="24"/>
            <w:szCs w:val="24"/>
          </w:rPr>
          <w:t xml:space="preserve"> </w:t>
        </w:r>
      </w:ins>
      <w:r w:rsidRPr="00511632">
        <w:rPr>
          <w:rFonts w:ascii="Century Gothic" w:hAnsi="Century Gothic"/>
          <w:sz w:val="24"/>
          <w:szCs w:val="24"/>
        </w:rPr>
        <w:t>fundamento jurídico válido, contraria não apenas a expressa disposição contratual, mas também os princípios basilares do direito contratual, notadamente o princípio da força obrigatória dos contratos e o princípio da boa-fé objetiva, este último previsto no art. 422 do Código Civil.</w:t>
      </w:r>
    </w:p>
    <w:p w14:paraId="687F4855" w14:textId="77777777" w:rsidR="00511632" w:rsidRPr="00511632" w:rsidRDefault="00511632" w:rsidP="00511632">
      <w:pPr>
        <w:pStyle w:val="PargrafodaLista"/>
        <w:spacing w:line="360" w:lineRule="auto"/>
        <w:ind w:left="2268"/>
        <w:jc w:val="both"/>
        <w:rPr>
          <w:rFonts w:ascii="Century Gothic" w:hAnsi="Century Gothic"/>
          <w:sz w:val="24"/>
          <w:szCs w:val="24"/>
        </w:rPr>
      </w:pPr>
    </w:p>
    <w:p w14:paraId="6FC013D6" w14:textId="77777777" w:rsidR="00E55282" w:rsidRPr="00511632" w:rsidRDefault="00E55282" w:rsidP="00753B23">
      <w:pPr>
        <w:pStyle w:val="PargrafodaLista"/>
        <w:numPr>
          <w:ilvl w:val="0"/>
          <w:numId w:val="7"/>
        </w:numPr>
        <w:spacing w:line="360" w:lineRule="auto"/>
        <w:ind w:left="0" w:firstLine="2268"/>
        <w:jc w:val="both"/>
        <w:rPr>
          <w:rFonts w:ascii="Century Gothic" w:hAnsi="Century Gothic"/>
          <w:sz w:val="24"/>
          <w:szCs w:val="24"/>
        </w:rPr>
      </w:pPr>
      <w:r w:rsidRPr="00511632">
        <w:rPr>
          <w:rFonts w:ascii="Century Gothic" w:hAnsi="Century Gothic"/>
          <w:sz w:val="24"/>
          <w:szCs w:val="24"/>
        </w:rPr>
        <w:t xml:space="preserve">O princípio do </w:t>
      </w:r>
      <w:r w:rsidRPr="00E4545C">
        <w:rPr>
          <w:rFonts w:ascii="Century Gothic" w:hAnsi="Century Gothic"/>
          <w:i/>
          <w:iCs/>
          <w:sz w:val="24"/>
          <w:szCs w:val="24"/>
          <w:rPrChange w:id="47" w:author="Maria Cláudia Boaventura Soares" w:date="2025-06-26T14:53:00Z" w16du:dateUtc="2025-06-26T17:53:00Z">
            <w:rPr>
              <w:rFonts w:ascii="Century Gothic" w:hAnsi="Century Gothic"/>
              <w:sz w:val="24"/>
              <w:szCs w:val="24"/>
            </w:rPr>
          </w:rPrChange>
        </w:rPr>
        <w:t>pacta sunt servanda</w:t>
      </w:r>
      <w:r w:rsidRPr="00511632">
        <w:rPr>
          <w:rFonts w:ascii="Century Gothic" w:hAnsi="Century Gothic"/>
          <w:sz w:val="24"/>
          <w:szCs w:val="24"/>
        </w:rPr>
        <w:t>, consagrado no art. 427 do Código Civil, determina que a assinatura de contrato obriga as partes contratantes, sendo a força vinculante dos contratos corolário do direito da autonomia da vontade e da boa-fé objetiva, conforme art. 422, CC. Nesse sentido:</w:t>
      </w:r>
    </w:p>
    <w:p w14:paraId="53BCB819" w14:textId="77777777" w:rsidR="00511632" w:rsidRPr="00511632" w:rsidRDefault="00511632" w:rsidP="00511632">
      <w:pPr>
        <w:pStyle w:val="PargrafodaLista"/>
        <w:spacing w:line="360" w:lineRule="auto"/>
        <w:ind w:left="2268"/>
        <w:jc w:val="both"/>
        <w:rPr>
          <w:rFonts w:ascii="Century Gothic" w:hAnsi="Century Gothic"/>
          <w:sz w:val="24"/>
          <w:szCs w:val="24"/>
        </w:rPr>
      </w:pPr>
    </w:p>
    <w:p w14:paraId="51467C78" w14:textId="77777777" w:rsidR="00E55282" w:rsidRPr="00C30F60" w:rsidRDefault="00E55282" w:rsidP="00C30F60">
      <w:pPr>
        <w:pStyle w:val="CAPTULOSPEA"/>
        <w:numPr>
          <w:ilvl w:val="0"/>
          <w:numId w:val="0"/>
        </w:numPr>
        <w:spacing w:line="240" w:lineRule="auto"/>
        <w:ind w:left="2268"/>
        <w:rPr>
          <w:b w:val="0"/>
          <w:bCs/>
          <w:sz w:val="20"/>
          <w:szCs w:val="20"/>
        </w:rPr>
      </w:pPr>
      <w:r w:rsidRPr="00C30F60">
        <w:rPr>
          <w:b w:val="0"/>
          <w:bCs/>
          <w:sz w:val="20"/>
          <w:szCs w:val="20"/>
        </w:rPr>
        <w:t xml:space="preserve">"PRESTAÇÃO SERVIÇOS -- Localização e monitoramento de veículo à distância-- Denúncia efetuada pela contratante antes do término do prazo contratual -- </w:t>
      </w:r>
      <w:r w:rsidRPr="00E669F7">
        <w:rPr>
          <w:sz w:val="20"/>
          <w:szCs w:val="20"/>
        </w:rPr>
        <w:t>Instrumentos que preveem expressamente a vigência do contrato como sendo de 48 meses</w:t>
      </w:r>
      <w:r w:rsidRPr="00C30F60">
        <w:rPr>
          <w:b w:val="0"/>
          <w:bCs/>
          <w:sz w:val="20"/>
          <w:szCs w:val="20"/>
        </w:rPr>
        <w:t xml:space="preserve"> e a possibilidade de cobrança de multa compensatória no valor de 25% sobre a soma dos valores devidos pelo período restante do contrato -- Contrato que faz lei entre as partes -- Multa rescisória fixada em valor não abusivo. Recurso não provido."</w:t>
      </w:r>
    </w:p>
    <w:p w14:paraId="36A57498" w14:textId="1821EB53" w:rsidR="00E55282" w:rsidRPr="00C30F60" w:rsidRDefault="00E55282" w:rsidP="00C30F60">
      <w:pPr>
        <w:pStyle w:val="CAPTULOSPEA"/>
        <w:numPr>
          <w:ilvl w:val="0"/>
          <w:numId w:val="0"/>
        </w:numPr>
        <w:spacing w:line="240" w:lineRule="auto"/>
        <w:ind w:left="2268"/>
        <w:rPr>
          <w:b w:val="0"/>
          <w:bCs/>
          <w:sz w:val="20"/>
          <w:szCs w:val="20"/>
        </w:rPr>
      </w:pPr>
      <w:r w:rsidRPr="00C30F60">
        <w:rPr>
          <w:b w:val="0"/>
          <w:bCs/>
          <w:sz w:val="20"/>
          <w:szCs w:val="20"/>
        </w:rPr>
        <w:t>(TJSP; Apelação Cível 1002249-28.2017.8.26.0157; Relator (a): Sá Moreira de Oliveira; Órgão Julgador: 33ªCâmara de Direito Privado; Foro de Cubatão - 2ª Vara; Data do Julgamento:01/08/2018; Data de Registro: 01/08/2018)</w:t>
      </w:r>
    </w:p>
    <w:p w14:paraId="4EC80D80" w14:textId="77777777" w:rsidR="00E55282" w:rsidRPr="00511632" w:rsidRDefault="00E55282" w:rsidP="00511632">
      <w:pPr>
        <w:pStyle w:val="CAPTULOSPEA"/>
        <w:numPr>
          <w:ilvl w:val="0"/>
          <w:numId w:val="0"/>
        </w:numPr>
        <w:rPr>
          <w:b w:val="0"/>
          <w:bCs/>
        </w:rPr>
      </w:pPr>
    </w:p>
    <w:p w14:paraId="11801C4D" w14:textId="7722DD00" w:rsidR="00E55282" w:rsidRPr="00511632" w:rsidRDefault="00E55282" w:rsidP="00511632">
      <w:pPr>
        <w:pStyle w:val="CAPTULOSPEA"/>
        <w:ind w:left="0" w:firstLine="0"/>
        <w:rPr>
          <w:u w:val="single"/>
        </w:rPr>
      </w:pPr>
      <w:r w:rsidRPr="00511632">
        <w:rPr>
          <w:u w:val="single"/>
        </w:rPr>
        <w:t>AUSÊNCIA DE COMPROVAÇÃO DE JUSTA CAUSA PARA RESCISÃO</w:t>
      </w:r>
    </w:p>
    <w:p w14:paraId="560E72C1" w14:textId="4FEB56E7" w:rsidR="00E55282" w:rsidRPr="00511632" w:rsidRDefault="00E55282" w:rsidP="00511632">
      <w:pPr>
        <w:pStyle w:val="CAPTULOSPEA"/>
        <w:numPr>
          <w:ilvl w:val="0"/>
          <w:numId w:val="0"/>
        </w:numPr>
        <w:rPr>
          <w:b w:val="0"/>
          <w:bCs/>
        </w:rPr>
      </w:pPr>
    </w:p>
    <w:p w14:paraId="1B32F86C" w14:textId="77777777" w:rsidR="00C30F60" w:rsidRDefault="00C30F60" w:rsidP="00753B23">
      <w:pPr>
        <w:pStyle w:val="PargrafodaLista"/>
        <w:numPr>
          <w:ilvl w:val="0"/>
          <w:numId w:val="7"/>
        </w:numPr>
        <w:spacing w:line="360" w:lineRule="auto"/>
        <w:ind w:left="0" w:firstLine="2268"/>
        <w:jc w:val="both"/>
        <w:rPr>
          <w:rFonts w:ascii="Century Gothic" w:hAnsi="Century Gothic"/>
          <w:sz w:val="24"/>
          <w:szCs w:val="24"/>
        </w:rPr>
      </w:pPr>
      <w:r w:rsidRPr="00C30F60">
        <w:rPr>
          <w:rFonts w:ascii="Century Gothic" w:hAnsi="Century Gothic"/>
          <w:sz w:val="24"/>
          <w:szCs w:val="24"/>
        </w:rPr>
        <w:t xml:space="preserve">A pretensão autoral de rescisão antecipada dos contratos por prazo determinado carece de fundamentação jurídica e fática adequada, porquanto não demonstra a ocorrência de qualquer das </w:t>
      </w:r>
      <w:r w:rsidRPr="00C30F60">
        <w:rPr>
          <w:rFonts w:ascii="Century Gothic" w:hAnsi="Century Gothic"/>
          <w:sz w:val="24"/>
          <w:szCs w:val="24"/>
        </w:rPr>
        <w:lastRenderedPageBreak/>
        <w:t>hipóteses legalmente previstas para o rompimento do vínculo contratual antes do termo final pactuado.</w:t>
      </w:r>
    </w:p>
    <w:p w14:paraId="1C4E9AAD" w14:textId="77777777" w:rsidR="00C30F60" w:rsidRPr="00C30F60" w:rsidRDefault="00C30F60" w:rsidP="00C30F60">
      <w:pPr>
        <w:pStyle w:val="PargrafodaLista"/>
        <w:spacing w:line="360" w:lineRule="auto"/>
        <w:ind w:left="2268"/>
        <w:jc w:val="both"/>
        <w:rPr>
          <w:rFonts w:ascii="Century Gothic" w:hAnsi="Century Gothic"/>
          <w:sz w:val="24"/>
          <w:szCs w:val="24"/>
        </w:rPr>
      </w:pPr>
    </w:p>
    <w:p w14:paraId="0D7116BD" w14:textId="77777777" w:rsidR="00C30F60" w:rsidRDefault="00C30F60" w:rsidP="00753B23">
      <w:pPr>
        <w:pStyle w:val="PargrafodaLista"/>
        <w:numPr>
          <w:ilvl w:val="0"/>
          <w:numId w:val="7"/>
        </w:numPr>
        <w:spacing w:line="360" w:lineRule="auto"/>
        <w:ind w:left="0" w:firstLine="2268"/>
        <w:jc w:val="both"/>
        <w:rPr>
          <w:rFonts w:ascii="Century Gothic" w:hAnsi="Century Gothic"/>
          <w:sz w:val="24"/>
          <w:szCs w:val="24"/>
        </w:rPr>
      </w:pPr>
      <w:r w:rsidRPr="00C30F60">
        <w:rPr>
          <w:rFonts w:ascii="Century Gothic" w:hAnsi="Century Gothic"/>
          <w:sz w:val="24"/>
          <w:szCs w:val="24"/>
        </w:rPr>
        <w:t>O ordenamento jurídico brasileiro estabelece distinção técnica fundamental entre os institutos da rescisão e da resilição contratuais. A rescisão pressupõe a existência de justa causa superveniente que torne inexigível o cumprimento das obrigações pactuadas, enquanto a resilição configura denúncia unilateral do contrato, modalidade que, nos contratos por prazo determinado, somente é admitida quando expressamente prevista no instrumento ou em hipóteses excepcionais autorizadas por lei.</w:t>
      </w:r>
    </w:p>
    <w:p w14:paraId="55F29188" w14:textId="77777777" w:rsidR="00C30F60" w:rsidRPr="00C30F60" w:rsidRDefault="00C30F60" w:rsidP="00C30F60">
      <w:pPr>
        <w:pStyle w:val="PargrafodaLista"/>
        <w:spacing w:line="360" w:lineRule="auto"/>
        <w:ind w:left="2268"/>
        <w:jc w:val="both"/>
        <w:rPr>
          <w:rFonts w:ascii="Century Gothic" w:hAnsi="Century Gothic"/>
          <w:sz w:val="24"/>
          <w:szCs w:val="24"/>
        </w:rPr>
      </w:pPr>
    </w:p>
    <w:p w14:paraId="4681F96C" w14:textId="629C4A7D" w:rsidR="00C30F60" w:rsidRDefault="00C30F60" w:rsidP="00753B23">
      <w:pPr>
        <w:pStyle w:val="PargrafodaLista"/>
        <w:numPr>
          <w:ilvl w:val="0"/>
          <w:numId w:val="7"/>
        </w:numPr>
        <w:spacing w:line="360" w:lineRule="auto"/>
        <w:ind w:left="0" w:firstLine="2268"/>
        <w:jc w:val="both"/>
        <w:rPr>
          <w:rFonts w:ascii="Century Gothic" w:hAnsi="Century Gothic"/>
          <w:sz w:val="24"/>
          <w:szCs w:val="24"/>
        </w:rPr>
      </w:pPr>
      <w:r w:rsidRPr="00E669F7">
        <w:rPr>
          <w:rFonts w:ascii="Century Gothic" w:hAnsi="Century Gothic"/>
          <w:i/>
          <w:iCs/>
          <w:sz w:val="24"/>
          <w:szCs w:val="24"/>
        </w:rPr>
        <w:t>In casu,</w:t>
      </w:r>
      <w:r w:rsidRPr="00C30F60">
        <w:rPr>
          <w:rFonts w:ascii="Century Gothic" w:hAnsi="Century Gothic"/>
          <w:sz w:val="24"/>
          <w:szCs w:val="24"/>
        </w:rPr>
        <w:t xml:space="preserve"> a Autora fundamenta seu pedido na suposta "reestruturação de procedimentos", alegação manifestamente genérica que não se </w:t>
      </w:r>
      <w:r w:rsidR="00E669F7">
        <w:rPr>
          <w:rFonts w:ascii="Century Gothic" w:hAnsi="Century Gothic"/>
          <w:sz w:val="24"/>
          <w:szCs w:val="24"/>
        </w:rPr>
        <w:t xml:space="preserve">enquadra </w:t>
      </w:r>
      <w:r w:rsidRPr="00C30F60">
        <w:rPr>
          <w:rFonts w:ascii="Century Gothic" w:hAnsi="Century Gothic"/>
          <w:sz w:val="24"/>
          <w:szCs w:val="24"/>
        </w:rPr>
        <w:t xml:space="preserve">a </w:t>
      </w:r>
      <w:r w:rsidR="00E669F7">
        <w:rPr>
          <w:rFonts w:ascii="Century Gothic" w:hAnsi="Century Gothic"/>
          <w:sz w:val="24"/>
          <w:szCs w:val="24"/>
        </w:rPr>
        <w:t xml:space="preserve">nenhuma </w:t>
      </w:r>
      <w:r w:rsidRPr="00C30F60">
        <w:rPr>
          <w:rFonts w:ascii="Century Gothic" w:hAnsi="Century Gothic"/>
          <w:sz w:val="24"/>
          <w:szCs w:val="24"/>
        </w:rPr>
        <w:t>das hipóteses legais autorizadoras da rescisão por justa causa, tampouco configura circunstância imprevisível ou extraordinária capaz de justificar o rompimento antecipado do vínculo contratual.</w:t>
      </w:r>
    </w:p>
    <w:p w14:paraId="266293EE" w14:textId="77777777" w:rsidR="00C30F60" w:rsidRPr="00C30F60" w:rsidRDefault="00C30F60" w:rsidP="00C30F60">
      <w:pPr>
        <w:pStyle w:val="PargrafodaLista"/>
        <w:spacing w:line="360" w:lineRule="auto"/>
        <w:ind w:left="2268"/>
        <w:jc w:val="both"/>
        <w:rPr>
          <w:rFonts w:ascii="Century Gothic" w:hAnsi="Century Gothic"/>
          <w:sz w:val="24"/>
          <w:szCs w:val="24"/>
        </w:rPr>
      </w:pPr>
    </w:p>
    <w:p w14:paraId="034A76E2" w14:textId="77777777" w:rsidR="00C30F60" w:rsidRDefault="00C30F60" w:rsidP="00753B23">
      <w:pPr>
        <w:pStyle w:val="PargrafodaLista"/>
        <w:numPr>
          <w:ilvl w:val="0"/>
          <w:numId w:val="7"/>
        </w:numPr>
        <w:spacing w:line="360" w:lineRule="auto"/>
        <w:ind w:left="0" w:firstLine="2268"/>
        <w:jc w:val="both"/>
        <w:rPr>
          <w:rFonts w:ascii="Century Gothic" w:hAnsi="Century Gothic"/>
          <w:sz w:val="24"/>
          <w:szCs w:val="24"/>
        </w:rPr>
      </w:pPr>
      <w:r w:rsidRPr="00C30F60">
        <w:rPr>
          <w:rFonts w:ascii="Century Gothic" w:hAnsi="Century Gothic"/>
          <w:sz w:val="24"/>
          <w:szCs w:val="24"/>
        </w:rPr>
        <w:t>A mera conveniência empresarial ou alteração de estratégia comercial constitui risco ordinário da atividade negocial, sendo previsível e inerente ao exercício da empresa. Tal circunstância não pode ser invocada como fundamento para exoneração das obrigações assumidas em contratos por prazo determinado, sob pena de completa insegurança jurídica das relações comerciais.</w:t>
      </w:r>
    </w:p>
    <w:p w14:paraId="758B8BF3" w14:textId="77777777" w:rsidR="00C30F60" w:rsidRPr="00C30F60" w:rsidRDefault="00C30F60" w:rsidP="00C30F60">
      <w:pPr>
        <w:pStyle w:val="PargrafodaLista"/>
        <w:spacing w:line="360" w:lineRule="auto"/>
        <w:ind w:left="2268"/>
        <w:jc w:val="both"/>
        <w:rPr>
          <w:rFonts w:ascii="Century Gothic" w:hAnsi="Century Gothic"/>
          <w:sz w:val="24"/>
          <w:szCs w:val="24"/>
        </w:rPr>
      </w:pPr>
    </w:p>
    <w:p w14:paraId="5ABF7CFD" w14:textId="77777777" w:rsidR="00C30F60" w:rsidRDefault="00C30F60" w:rsidP="00753B23">
      <w:pPr>
        <w:pStyle w:val="PargrafodaLista"/>
        <w:numPr>
          <w:ilvl w:val="0"/>
          <w:numId w:val="7"/>
        </w:numPr>
        <w:spacing w:line="360" w:lineRule="auto"/>
        <w:ind w:left="0" w:firstLine="2268"/>
        <w:jc w:val="both"/>
        <w:rPr>
          <w:rFonts w:ascii="Century Gothic" w:hAnsi="Century Gothic"/>
          <w:sz w:val="24"/>
          <w:szCs w:val="24"/>
        </w:rPr>
      </w:pPr>
      <w:r w:rsidRPr="00C30F60">
        <w:rPr>
          <w:rFonts w:ascii="Century Gothic" w:hAnsi="Century Gothic"/>
          <w:sz w:val="24"/>
          <w:szCs w:val="24"/>
        </w:rPr>
        <w:t>Com efeito, a Autora não trouxe aos autos qualquer elemento probatório que demonstre a alegada reestruturação empresarial, tampouco que comprove a superveniência de fato extraordinário e imprevisível que justifique a impossibilidade objetiva de cumprimento das obrigações contratuais.</w:t>
      </w:r>
    </w:p>
    <w:p w14:paraId="0CC94317" w14:textId="77777777" w:rsidR="00C30F60" w:rsidRPr="00C30F60" w:rsidRDefault="00C30F60" w:rsidP="00C30F60">
      <w:pPr>
        <w:pStyle w:val="PargrafodaLista"/>
        <w:spacing w:line="360" w:lineRule="auto"/>
        <w:ind w:left="2268"/>
        <w:jc w:val="both"/>
        <w:rPr>
          <w:rFonts w:ascii="Century Gothic" w:hAnsi="Century Gothic"/>
          <w:sz w:val="24"/>
          <w:szCs w:val="24"/>
        </w:rPr>
      </w:pPr>
    </w:p>
    <w:p w14:paraId="17514474" w14:textId="77777777" w:rsidR="00C30F60" w:rsidRDefault="00C30F60" w:rsidP="00753B23">
      <w:pPr>
        <w:pStyle w:val="PargrafodaLista"/>
        <w:numPr>
          <w:ilvl w:val="0"/>
          <w:numId w:val="7"/>
        </w:numPr>
        <w:spacing w:line="360" w:lineRule="auto"/>
        <w:ind w:left="0" w:firstLine="2268"/>
        <w:jc w:val="both"/>
        <w:rPr>
          <w:rFonts w:ascii="Century Gothic" w:hAnsi="Century Gothic"/>
          <w:sz w:val="24"/>
          <w:szCs w:val="24"/>
        </w:rPr>
      </w:pPr>
      <w:r w:rsidRPr="00C30F60">
        <w:rPr>
          <w:rFonts w:ascii="Century Gothic" w:hAnsi="Century Gothic"/>
          <w:sz w:val="24"/>
          <w:szCs w:val="24"/>
        </w:rPr>
        <w:t xml:space="preserve">Nos termos do art. 373, inciso I, do Código de Processo Civil, "incumbe ao autor o ônus de comprovar o fato constitutivo de seu direito". A Autora, contudo, limitou-se a alegação genérica de reestruturação, sem juntar documentação probatória que evidencie: </w:t>
      </w:r>
    </w:p>
    <w:p w14:paraId="678A2704" w14:textId="77777777" w:rsidR="00C30F60" w:rsidRPr="00C30F60" w:rsidRDefault="00C30F60" w:rsidP="00C30F60">
      <w:pPr>
        <w:pStyle w:val="PargrafodaLista"/>
        <w:spacing w:line="360" w:lineRule="auto"/>
        <w:ind w:left="2268"/>
        <w:jc w:val="both"/>
        <w:rPr>
          <w:rFonts w:ascii="Century Gothic" w:hAnsi="Century Gothic"/>
          <w:sz w:val="24"/>
          <w:szCs w:val="24"/>
        </w:rPr>
      </w:pPr>
    </w:p>
    <w:p w14:paraId="7F2ADB49" w14:textId="40E5E308" w:rsidR="00C30F60" w:rsidRDefault="00C30F60" w:rsidP="00753B23">
      <w:pPr>
        <w:pStyle w:val="CAPTULOSPEA"/>
        <w:numPr>
          <w:ilvl w:val="0"/>
          <w:numId w:val="8"/>
        </w:numPr>
        <w:ind w:left="2268" w:firstLine="0"/>
        <w:rPr>
          <w:rFonts w:eastAsia="Times New Roman" w:cs="Times New Roman"/>
          <w:b w:val="0"/>
          <w:kern w:val="0"/>
          <w:lang w:eastAsia="pt-BR"/>
          <w14:ligatures w14:val="none"/>
        </w:rPr>
      </w:pPr>
      <w:r>
        <w:rPr>
          <w:rFonts w:eastAsia="Times New Roman" w:cs="Times New Roman"/>
          <w:b w:val="0"/>
          <w:kern w:val="0"/>
          <w:lang w:eastAsia="pt-BR"/>
          <w14:ligatures w14:val="none"/>
        </w:rPr>
        <w:t>a</w:t>
      </w:r>
      <w:r w:rsidRPr="00C30F60">
        <w:rPr>
          <w:rFonts w:eastAsia="Times New Roman" w:cs="Times New Roman"/>
          <w:b w:val="0"/>
          <w:kern w:val="0"/>
          <w:lang w:eastAsia="pt-BR"/>
          <w14:ligatures w14:val="none"/>
        </w:rPr>
        <w:t xml:space="preserve"> efetiva implementação de reestruturação empresarial;</w:t>
      </w:r>
    </w:p>
    <w:p w14:paraId="2A2B8D83" w14:textId="27DCB777" w:rsidR="00C30F60" w:rsidRPr="00C30F60" w:rsidRDefault="00C30F60" w:rsidP="00753B23">
      <w:pPr>
        <w:pStyle w:val="CAPTULOSPEA"/>
        <w:numPr>
          <w:ilvl w:val="0"/>
          <w:numId w:val="8"/>
        </w:numPr>
        <w:ind w:left="2268" w:firstLine="0"/>
        <w:rPr>
          <w:rFonts w:eastAsia="Times New Roman" w:cs="Times New Roman"/>
          <w:b w:val="0"/>
          <w:kern w:val="0"/>
          <w:lang w:eastAsia="pt-BR"/>
          <w14:ligatures w14:val="none"/>
        </w:rPr>
      </w:pPr>
      <w:r>
        <w:rPr>
          <w:rFonts w:eastAsia="Times New Roman" w:cs="Times New Roman"/>
          <w:b w:val="0"/>
          <w:kern w:val="0"/>
          <w:lang w:eastAsia="pt-BR"/>
          <w14:ligatures w14:val="none"/>
        </w:rPr>
        <w:t>a</w:t>
      </w:r>
      <w:r w:rsidRPr="00C30F60">
        <w:rPr>
          <w:rFonts w:eastAsia="Times New Roman" w:cs="Times New Roman"/>
          <w:b w:val="0"/>
          <w:kern w:val="0"/>
          <w:lang w:eastAsia="pt-BR"/>
          <w14:ligatures w14:val="none"/>
        </w:rPr>
        <w:t xml:space="preserve"> natureza e extensão das alterações procedimentais alegadas;</w:t>
      </w:r>
    </w:p>
    <w:p w14:paraId="63E09628" w14:textId="493461A1" w:rsidR="00C30F60" w:rsidRPr="00C30F60" w:rsidRDefault="00C30F60" w:rsidP="00753B23">
      <w:pPr>
        <w:pStyle w:val="CAPTULOSPEA"/>
        <w:numPr>
          <w:ilvl w:val="0"/>
          <w:numId w:val="8"/>
        </w:numPr>
        <w:ind w:left="2268" w:firstLine="0"/>
        <w:rPr>
          <w:rFonts w:eastAsia="Times New Roman" w:cs="Times New Roman"/>
          <w:b w:val="0"/>
          <w:kern w:val="0"/>
          <w:lang w:eastAsia="pt-BR"/>
          <w14:ligatures w14:val="none"/>
        </w:rPr>
      </w:pPr>
      <w:r>
        <w:rPr>
          <w:rFonts w:eastAsia="Times New Roman" w:cs="Times New Roman"/>
          <w:b w:val="0"/>
          <w:kern w:val="0"/>
          <w:lang w:eastAsia="pt-BR"/>
          <w14:ligatures w14:val="none"/>
        </w:rPr>
        <w:t>a</w:t>
      </w:r>
      <w:r w:rsidRPr="00C30F60">
        <w:rPr>
          <w:rFonts w:eastAsia="Times New Roman" w:cs="Times New Roman"/>
          <w:b w:val="0"/>
          <w:kern w:val="0"/>
          <w:lang w:eastAsia="pt-BR"/>
          <w14:ligatures w14:val="none"/>
        </w:rPr>
        <w:t xml:space="preserve"> incompatibilidade objetiva entre tais alterações e a manutenção dos serviços contratados;</w:t>
      </w:r>
    </w:p>
    <w:p w14:paraId="39ED65E2" w14:textId="7802B2F6" w:rsidR="00C30F60" w:rsidRPr="00C30F60" w:rsidRDefault="00C30F60" w:rsidP="00753B23">
      <w:pPr>
        <w:pStyle w:val="CAPTULOSPEA"/>
        <w:numPr>
          <w:ilvl w:val="0"/>
          <w:numId w:val="8"/>
        </w:numPr>
        <w:ind w:left="2268" w:firstLine="0"/>
        <w:rPr>
          <w:rFonts w:eastAsia="Times New Roman" w:cs="Times New Roman"/>
          <w:b w:val="0"/>
          <w:kern w:val="0"/>
          <w:lang w:eastAsia="pt-BR"/>
          <w14:ligatures w14:val="none"/>
        </w:rPr>
      </w:pPr>
      <w:r>
        <w:rPr>
          <w:rFonts w:eastAsia="Times New Roman" w:cs="Times New Roman"/>
          <w:b w:val="0"/>
          <w:kern w:val="0"/>
          <w:lang w:eastAsia="pt-BR"/>
          <w14:ligatures w14:val="none"/>
        </w:rPr>
        <w:t>a</w:t>
      </w:r>
      <w:r w:rsidRPr="00C30F60">
        <w:rPr>
          <w:rFonts w:eastAsia="Times New Roman" w:cs="Times New Roman"/>
          <w:b w:val="0"/>
          <w:kern w:val="0"/>
          <w:lang w:eastAsia="pt-BR"/>
          <w14:ligatures w14:val="none"/>
        </w:rPr>
        <w:t xml:space="preserve"> impossibilidade técnica ou econômica de adequação dos serviços às novas estruturas;</w:t>
      </w:r>
    </w:p>
    <w:p w14:paraId="636A5169" w14:textId="691FB793" w:rsidR="00C30F60" w:rsidRPr="00C30F60" w:rsidRDefault="00C30F60" w:rsidP="00753B23">
      <w:pPr>
        <w:pStyle w:val="CAPTULOSPEA"/>
        <w:numPr>
          <w:ilvl w:val="0"/>
          <w:numId w:val="8"/>
        </w:numPr>
        <w:ind w:left="2268" w:firstLine="0"/>
        <w:rPr>
          <w:rFonts w:eastAsia="Times New Roman" w:cs="Times New Roman"/>
          <w:b w:val="0"/>
          <w:kern w:val="0"/>
          <w:lang w:eastAsia="pt-BR"/>
          <w14:ligatures w14:val="none"/>
        </w:rPr>
      </w:pPr>
      <w:r>
        <w:rPr>
          <w:rFonts w:eastAsia="Times New Roman" w:cs="Times New Roman"/>
          <w:b w:val="0"/>
          <w:kern w:val="0"/>
          <w:lang w:eastAsia="pt-BR"/>
          <w14:ligatures w14:val="none"/>
        </w:rPr>
        <w:t>o</w:t>
      </w:r>
      <w:r w:rsidRPr="00C30F60">
        <w:rPr>
          <w:rFonts w:eastAsia="Times New Roman" w:cs="Times New Roman"/>
          <w:b w:val="0"/>
          <w:kern w:val="0"/>
          <w:lang w:eastAsia="pt-BR"/>
          <w14:ligatures w14:val="none"/>
        </w:rPr>
        <w:t xml:space="preserve"> caráter superveniente e imprevisível dos fatos alegados.</w:t>
      </w:r>
    </w:p>
    <w:p w14:paraId="4FF45F30" w14:textId="77777777" w:rsidR="00C30F60" w:rsidRDefault="00C30F60" w:rsidP="00C30F60">
      <w:pPr>
        <w:pStyle w:val="PargrafodaLista"/>
        <w:spacing w:line="360" w:lineRule="auto"/>
        <w:ind w:left="2268"/>
        <w:jc w:val="both"/>
        <w:rPr>
          <w:rFonts w:ascii="Century Gothic" w:hAnsi="Century Gothic"/>
          <w:sz w:val="24"/>
          <w:szCs w:val="24"/>
        </w:rPr>
      </w:pPr>
    </w:p>
    <w:p w14:paraId="00C21FD6" w14:textId="1A33CAB6" w:rsidR="00C30F60" w:rsidRDefault="00C30F60" w:rsidP="00753B23">
      <w:pPr>
        <w:pStyle w:val="PargrafodaLista"/>
        <w:numPr>
          <w:ilvl w:val="0"/>
          <w:numId w:val="7"/>
        </w:numPr>
        <w:spacing w:line="360" w:lineRule="auto"/>
        <w:ind w:left="0" w:firstLine="2268"/>
        <w:jc w:val="both"/>
        <w:rPr>
          <w:rFonts w:ascii="Century Gothic" w:hAnsi="Century Gothic"/>
          <w:sz w:val="24"/>
          <w:szCs w:val="24"/>
        </w:rPr>
      </w:pPr>
      <w:r w:rsidRPr="00C30F60">
        <w:rPr>
          <w:rFonts w:ascii="Century Gothic" w:hAnsi="Century Gothic"/>
          <w:sz w:val="24"/>
          <w:szCs w:val="24"/>
        </w:rPr>
        <w:t>A ausência probatória quanto aos fatos constitutivos do direito alegado constitui óbice intransponível ao acolhimento da pretensão rescisória, máxime considerando que o pedido de rescisão por justa causa exige prova inequívoca da ocorrência de circunstâncias excepcionais que tornem excessivamente oneroso ou objetivamente impossível o cumprimento das obrigações pactuadas.</w:t>
      </w:r>
    </w:p>
    <w:p w14:paraId="2B4AA0D2" w14:textId="77777777" w:rsidR="00E669F7" w:rsidRPr="00C30F60" w:rsidRDefault="00E669F7" w:rsidP="00E669F7">
      <w:pPr>
        <w:pStyle w:val="PargrafodaLista"/>
        <w:spacing w:line="360" w:lineRule="auto"/>
        <w:ind w:left="2268"/>
        <w:jc w:val="both"/>
        <w:rPr>
          <w:rFonts w:ascii="Century Gothic" w:hAnsi="Century Gothic"/>
          <w:sz w:val="24"/>
          <w:szCs w:val="24"/>
        </w:rPr>
      </w:pPr>
    </w:p>
    <w:p w14:paraId="324BFD6E" w14:textId="77777777" w:rsidR="00C30F60" w:rsidRDefault="00C30F60" w:rsidP="00753B23">
      <w:pPr>
        <w:pStyle w:val="PargrafodaLista"/>
        <w:numPr>
          <w:ilvl w:val="0"/>
          <w:numId w:val="7"/>
        </w:numPr>
        <w:spacing w:line="360" w:lineRule="auto"/>
        <w:ind w:left="0" w:firstLine="2268"/>
        <w:jc w:val="both"/>
        <w:rPr>
          <w:rFonts w:ascii="Century Gothic" w:hAnsi="Century Gothic"/>
          <w:sz w:val="24"/>
          <w:szCs w:val="24"/>
        </w:rPr>
      </w:pPr>
      <w:r w:rsidRPr="00C30F60">
        <w:rPr>
          <w:rFonts w:ascii="Century Gothic" w:hAnsi="Century Gothic"/>
          <w:sz w:val="24"/>
          <w:szCs w:val="24"/>
        </w:rPr>
        <w:t>Ademais, a própria tempestividade da alegação de reestruturação revela sua natureza meramente voluntária e programada, não configurando superveniência imprevisível. Se a Autora efetivamente necessitasse reestruturar seus procedimentos por circunstâncias alheias à sua vontade, teria comunicado tal necessidade à Ré imediatamente após a ocorrência dos fatos alegados, não aguardando período considerável para formalizar a pretensão rescisória.</w:t>
      </w:r>
    </w:p>
    <w:p w14:paraId="27C4D417" w14:textId="77777777" w:rsidR="00C30F60" w:rsidRDefault="00C30F60" w:rsidP="00753B23">
      <w:pPr>
        <w:pStyle w:val="PargrafodaLista"/>
        <w:numPr>
          <w:ilvl w:val="0"/>
          <w:numId w:val="7"/>
        </w:numPr>
        <w:spacing w:line="360" w:lineRule="auto"/>
        <w:ind w:left="0" w:firstLine="2268"/>
        <w:jc w:val="both"/>
        <w:rPr>
          <w:rFonts w:ascii="Century Gothic" w:hAnsi="Century Gothic"/>
          <w:sz w:val="24"/>
          <w:szCs w:val="24"/>
        </w:rPr>
      </w:pPr>
      <w:r w:rsidRPr="00C30F60">
        <w:rPr>
          <w:rFonts w:ascii="Century Gothic" w:hAnsi="Century Gothic"/>
          <w:sz w:val="24"/>
          <w:szCs w:val="24"/>
        </w:rPr>
        <w:lastRenderedPageBreak/>
        <w:t>O princípio da segurança jurídica dos contratos, corolário do Estado Democrático de Direito (art. 1º, CF/88), impõe que as partes contratantes possam confiar legitimamente na manutenção dos vínculos jurídicos validamente constituídos por prazo determinado, ressalvadas apenas as hipóteses excepcionais expressamente previstas em lei ou contrato.</w:t>
      </w:r>
    </w:p>
    <w:p w14:paraId="20329556" w14:textId="77777777" w:rsidR="00C30F60" w:rsidRPr="00C30F60" w:rsidRDefault="00C30F60" w:rsidP="00C30F60">
      <w:pPr>
        <w:pStyle w:val="PargrafodaLista"/>
        <w:spacing w:line="360" w:lineRule="auto"/>
        <w:ind w:left="2268"/>
        <w:jc w:val="both"/>
        <w:rPr>
          <w:rFonts w:ascii="Century Gothic" w:hAnsi="Century Gothic"/>
          <w:sz w:val="24"/>
          <w:szCs w:val="24"/>
        </w:rPr>
      </w:pPr>
    </w:p>
    <w:p w14:paraId="450943A5" w14:textId="77777777" w:rsidR="00C30F60" w:rsidRDefault="00C30F60" w:rsidP="00753B23">
      <w:pPr>
        <w:pStyle w:val="PargrafodaLista"/>
        <w:numPr>
          <w:ilvl w:val="0"/>
          <w:numId w:val="7"/>
        </w:numPr>
        <w:spacing w:line="360" w:lineRule="auto"/>
        <w:ind w:left="0" w:firstLine="2268"/>
        <w:jc w:val="both"/>
        <w:rPr>
          <w:rFonts w:ascii="Century Gothic" w:hAnsi="Century Gothic"/>
          <w:sz w:val="24"/>
          <w:szCs w:val="24"/>
        </w:rPr>
      </w:pPr>
      <w:r w:rsidRPr="00C30F60">
        <w:rPr>
          <w:rFonts w:ascii="Century Gothic" w:hAnsi="Century Gothic"/>
          <w:sz w:val="24"/>
          <w:szCs w:val="24"/>
        </w:rPr>
        <w:t>O ordenamento jurídico brasileiro, especificamente o art. 478 do Código Civil, estabelece os requisitos para resolução contratual por onerosidade excessiva, exigindo a demonstração de fato superveniente, extraordinário e imprevisível que torne a prestação excessivamente onerosa para uma das partes, com extrema vantagem para a outra.</w:t>
      </w:r>
    </w:p>
    <w:p w14:paraId="090286F0" w14:textId="77777777" w:rsidR="00C30F60" w:rsidRPr="00C30F60" w:rsidRDefault="00C30F60" w:rsidP="00C30F60">
      <w:pPr>
        <w:pStyle w:val="PargrafodaLista"/>
        <w:spacing w:line="360" w:lineRule="auto"/>
        <w:ind w:left="2268"/>
        <w:jc w:val="both"/>
        <w:rPr>
          <w:rFonts w:ascii="Century Gothic" w:hAnsi="Century Gothic"/>
          <w:sz w:val="24"/>
          <w:szCs w:val="24"/>
        </w:rPr>
      </w:pPr>
    </w:p>
    <w:p w14:paraId="0F74E580" w14:textId="77777777" w:rsidR="00C30F60" w:rsidRDefault="00C30F60" w:rsidP="00753B23">
      <w:pPr>
        <w:pStyle w:val="PargrafodaLista"/>
        <w:numPr>
          <w:ilvl w:val="0"/>
          <w:numId w:val="7"/>
        </w:numPr>
        <w:spacing w:line="360" w:lineRule="auto"/>
        <w:ind w:left="0" w:firstLine="2268"/>
        <w:jc w:val="both"/>
        <w:rPr>
          <w:rFonts w:ascii="Century Gothic" w:hAnsi="Century Gothic"/>
          <w:sz w:val="24"/>
          <w:szCs w:val="24"/>
        </w:rPr>
      </w:pPr>
      <w:r w:rsidRPr="00C30F60">
        <w:rPr>
          <w:rFonts w:ascii="Century Gothic" w:hAnsi="Century Gothic"/>
          <w:sz w:val="24"/>
          <w:szCs w:val="24"/>
        </w:rPr>
        <w:t>Na hipótese dos autos, a Autora não demonstrou qualquer circunstância que se enquadre nos pressupostos legais mencionados. A alegação genérica de "reestruturação de procedimentos" constitui risco ordinário da atividade empresarial, sendo perfeitamente previsível e inerente ao desenvolvimento de qualquer negócio.</w:t>
      </w:r>
    </w:p>
    <w:p w14:paraId="4870E705" w14:textId="77777777" w:rsidR="00C30F60" w:rsidRPr="00C30F60" w:rsidRDefault="00C30F60" w:rsidP="00C30F60">
      <w:pPr>
        <w:pStyle w:val="PargrafodaLista"/>
        <w:spacing w:line="360" w:lineRule="auto"/>
        <w:ind w:left="2268"/>
        <w:jc w:val="both"/>
        <w:rPr>
          <w:rFonts w:ascii="Century Gothic" w:hAnsi="Century Gothic"/>
          <w:sz w:val="24"/>
          <w:szCs w:val="24"/>
        </w:rPr>
      </w:pPr>
    </w:p>
    <w:p w14:paraId="1295257C" w14:textId="77777777" w:rsidR="00C30F60" w:rsidRDefault="00C30F60" w:rsidP="00753B23">
      <w:pPr>
        <w:pStyle w:val="PargrafodaLista"/>
        <w:numPr>
          <w:ilvl w:val="0"/>
          <w:numId w:val="7"/>
        </w:numPr>
        <w:spacing w:line="360" w:lineRule="auto"/>
        <w:ind w:left="0" w:firstLine="2268"/>
        <w:jc w:val="both"/>
        <w:rPr>
          <w:rFonts w:ascii="Century Gothic" w:hAnsi="Century Gothic"/>
          <w:sz w:val="24"/>
          <w:szCs w:val="24"/>
        </w:rPr>
      </w:pPr>
      <w:r w:rsidRPr="00C30F60">
        <w:rPr>
          <w:rFonts w:ascii="Century Gothic" w:hAnsi="Century Gothic"/>
          <w:sz w:val="24"/>
          <w:szCs w:val="24"/>
        </w:rPr>
        <w:t>Importa ressaltar que a previsibilidade das circunstâncias alegadas pela Autora decorre da própria natureza dinâmica da atividade empresarial, especialmente no setor de comércio atacadista de combustíveis, sujeito a constantes variações de mercado, regulamentação setorial e adequações operacionais.</w:t>
      </w:r>
    </w:p>
    <w:p w14:paraId="00AB14B9" w14:textId="77777777" w:rsidR="00E669F7" w:rsidRDefault="00E669F7" w:rsidP="00E669F7">
      <w:pPr>
        <w:pStyle w:val="PargrafodaLista"/>
        <w:spacing w:line="360" w:lineRule="auto"/>
        <w:ind w:left="2268"/>
        <w:jc w:val="both"/>
        <w:rPr>
          <w:rFonts w:ascii="Century Gothic" w:hAnsi="Century Gothic"/>
          <w:sz w:val="24"/>
          <w:szCs w:val="24"/>
        </w:rPr>
      </w:pPr>
    </w:p>
    <w:p w14:paraId="6C3FEB6F" w14:textId="77777777" w:rsidR="00E669F7" w:rsidRPr="00E669F7" w:rsidRDefault="00E669F7" w:rsidP="00753B23">
      <w:pPr>
        <w:pStyle w:val="PargrafodaLista"/>
        <w:numPr>
          <w:ilvl w:val="0"/>
          <w:numId w:val="7"/>
        </w:numPr>
        <w:spacing w:line="360" w:lineRule="auto"/>
        <w:ind w:left="0" w:firstLine="2268"/>
        <w:jc w:val="both"/>
        <w:rPr>
          <w:rFonts w:ascii="Century Gothic" w:hAnsi="Century Gothic"/>
          <w:sz w:val="24"/>
          <w:szCs w:val="24"/>
        </w:rPr>
      </w:pPr>
      <w:r w:rsidRPr="00E669F7">
        <w:rPr>
          <w:rFonts w:ascii="Century Gothic" w:hAnsi="Century Gothic"/>
          <w:sz w:val="24"/>
          <w:szCs w:val="24"/>
        </w:rPr>
        <w:t>Ademais, é imperioso afastar qualquer pretensão de aplicação da teoria da imprevisão (art. 478 do Código Civil) às circunstâncias alegadas pela Autora, porquanto ausentes os requisitos legais exigidos para sua incidência. A invocação de suposta "reestruturação de procedimentos" não configura evento superveniente, extraordinário e imprevisível capaz de autorizar a resolução contratual por onerosidade excessiva.</w:t>
      </w:r>
    </w:p>
    <w:p w14:paraId="6B37F2D7" w14:textId="77777777" w:rsidR="00E669F7" w:rsidRDefault="00E669F7" w:rsidP="00753B23">
      <w:pPr>
        <w:pStyle w:val="PargrafodaLista"/>
        <w:numPr>
          <w:ilvl w:val="0"/>
          <w:numId w:val="7"/>
        </w:numPr>
        <w:spacing w:line="360" w:lineRule="auto"/>
        <w:ind w:left="0" w:firstLine="2268"/>
        <w:jc w:val="both"/>
        <w:rPr>
          <w:rFonts w:ascii="Century Gothic" w:hAnsi="Century Gothic"/>
          <w:sz w:val="24"/>
          <w:szCs w:val="24"/>
        </w:rPr>
      </w:pPr>
      <w:r w:rsidRPr="00E669F7">
        <w:rPr>
          <w:rFonts w:ascii="Century Gothic" w:hAnsi="Century Gothic"/>
          <w:sz w:val="24"/>
          <w:szCs w:val="24"/>
        </w:rPr>
        <w:lastRenderedPageBreak/>
        <w:t xml:space="preserve">A teoria da imprevisão, também denominada cláusula </w:t>
      </w:r>
      <w:r w:rsidRPr="00E669F7">
        <w:rPr>
          <w:rFonts w:ascii="Century Gothic" w:hAnsi="Century Gothic"/>
          <w:i/>
          <w:iCs/>
          <w:sz w:val="24"/>
          <w:szCs w:val="24"/>
        </w:rPr>
        <w:t>rebus sic stantibus</w:t>
      </w:r>
      <w:r w:rsidRPr="00E669F7">
        <w:rPr>
          <w:rFonts w:ascii="Century Gothic" w:hAnsi="Century Gothic"/>
          <w:sz w:val="24"/>
          <w:szCs w:val="24"/>
        </w:rPr>
        <w:t>, constitui exceção ao princípio da força obrigatória dos contratos, razão pela qual sua aplicação demanda o preenchimento rigoroso dos pressupostos legais estabelecidos pelo art. 478 do Código Civil, quais sejam: (i) contrato de execução continuada ou diferida; (ii) superveniência de acontecimentos extraordinários e imprevisíveis; (iii) onerosidade excessiva para uma das partes; e (iv) extrema vantagem para a parte contrária.</w:t>
      </w:r>
    </w:p>
    <w:p w14:paraId="488441E4" w14:textId="77777777" w:rsidR="00E669F7" w:rsidRPr="00E669F7" w:rsidRDefault="00E669F7" w:rsidP="00E669F7">
      <w:pPr>
        <w:pStyle w:val="PargrafodaLista"/>
        <w:spacing w:line="360" w:lineRule="auto"/>
        <w:ind w:left="2268"/>
        <w:jc w:val="both"/>
        <w:rPr>
          <w:rFonts w:ascii="Century Gothic" w:hAnsi="Century Gothic"/>
          <w:sz w:val="24"/>
          <w:szCs w:val="24"/>
        </w:rPr>
      </w:pPr>
    </w:p>
    <w:p w14:paraId="5C6C0323" w14:textId="77777777" w:rsidR="00E669F7" w:rsidRDefault="00E669F7" w:rsidP="00753B23">
      <w:pPr>
        <w:pStyle w:val="PargrafodaLista"/>
        <w:numPr>
          <w:ilvl w:val="0"/>
          <w:numId w:val="7"/>
        </w:numPr>
        <w:spacing w:line="360" w:lineRule="auto"/>
        <w:ind w:left="0" w:firstLine="2268"/>
        <w:jc w:val="both"/>
        <w:rPr>
          <w:rFonts w:ascii="Century Gothic" w:hAnsi="Century Gothic"/>
          <w:sz w:val="24"/>
          <w:szCs w:val="24"/>
        </w:rPr>
      </w:pPr>
      <w:r w:rsidRPr="00E669F7">
        <w:rPr>
          <w:rFonts w:ascii="Century Gothic" w:hAnsi="Century Gothic"/>
          <w:sz w:val="24"/>
          <w:szCs w:val="24"/>
        </w:rPr>
        <w:t xml:space="preserve">Na espécie, verifica-se que a alegada reestruturação empresarial constitui </w:t>
      </w:r>
      <w:r w:rsidRPr="00E669F7">
        <w:rPr>
          <w:rFonts w:ascii="Century Gothic" w:hAnsi="Century Gothic"/>
          <w:b/>
          <w:bCs/>
          <w:sz w:val="24"/>
          <w:szCs w:val="24"/>
        </w:rPr>
        <w:t>risco ordinário</w:t>
      </w:r>
      <w:r w:rsidRPr="00E669F7">
        <w:rPr>
          <w:rFonts w:ascii="Century Gothic" w:hAnsi="Century Gothic"/>
          <w:sz w:val="24"/>
          <w:szCs w:val="24"/>
        </w:rPr>
        <w:t xml:space="preserve"> da atividade negocial, perfeitamente previsível e inerente ao desenvolvimento de qualquer empreendimento comercial, não se caracterizando como evento extraordinário e imprevisível apto a autorizar a resolução contratual pleiteada.</w:t>
      </w:r>
    </w:p>
    <w:p w14:paraId="7D9025EE" w14:textId="77777777" w:rsidR="00E669F7" w:rsidRPr="00E669F7" w:rsidRDefault="00E669F7" w:rsidP="00E669F7">
      <w:pPr>
        <w:pStyle w:val="PargrafodaLista"/>
        <w:spacing w:line="360" w:lineRule="auto"/>
        <w:ind w:left="2268"/>
        <w:jc w:val="both"/>
        <w:rPr>
          <w:rFonts w:ascii="Century Gothic" w:hAnsi="Century Gothic"/>
          <w:sz w:val="24"/>
          <w:szCs w:val="24"/>
        </w:rPr>
      </w:pPr>
    </w:p>
    <w:p w14:paraId="36C1383F" w14:textId="77777777" w:rsidR="00E669F7" w:rsidRDefault="00E669F7" w:rsidP="00753B23">
      <w:pPr>
        <w:pStyle w:val="PargrafodaLista"/>
        <w:numPr>
          <w:ilvl w:val="0"/>
          <w:numId w:val="7"/>
        </w:numPr>
        <w:spacing w:line="360" w:lineRule="auto"/>
        <w:ind w:left="0" w:firstLine="2268"/>
        <w:jc w:val="both"/>
        <w:rPr>
          <w:rFonts w:ascii="Century Gothic" w:hAnsi="Century Gothic"/>
          <w:sz w:val="24"/>
          <w:szCs w:val="24"/>
        </w:rPr>
      </w:pPr>
      <w:r w:rsidRPr="00E669F7">
        <w:rPr>
          <w:rFonts w:ascii="Century Gothic" w:hAnsi="Century Gothic"/>
          <w:sz w:val="24"/>
          <w:szCs w:val="24"/>
        </w:rPr>
        <w:t>O Superior Tribunal de Justiça consolidou entendimento no sentido de que alterações que se inserem nos riscos ordinários da contratação não autorizam a aplicação da teoria da imprevisão:</w:t>
      </w:r>
    </w:p>
    <w:p w14:paraId="52E4693E" w14:textId="77777777" w:rsidR="00E669F7" w:rsidRPr="00E669F7" w:rsidRDefault="00E669F7" w:rsidP="00E669F7">
      <w:pPr>
        <w:pStyle w:val="PargrafodaLista"/>
        <w:spacing w:line="360" w:lineRule="auto"/>
        <w:jc w:val="both"/>
        <w:rPr>
          <w:rFonts w:ascii="Century Gothic" w:hAnsi="Century Gothic"/>
          <w:sz w:val="24"/>
          <w:szCs w:val="24"/>
        </w:rPr>
      </w:pPr>
    </w:p>
    <w:p w14:paraId="2D979D42" w14:textId="77777777" w:rsidR="00E669F7" w:rsidRPr="00E669F7" w:rsidRDefault="00E669F7" w:rsidP="00E669F7">
      <w:pPr>
        <w:pStyle w:val="PargrafodaLista"/>
        <w:ind w:left="2268"/>
        <w:jc w:val="both"/>
        <w:rPr>
          <w:rFonts w:ascii="Century Gothic" w:hAnsi="Century Gothic"/>
        </w:rPr>
      </w:pPr>
      <w:r w:rsidRPr="00E669F7">
        <w:rPr>
          <w:rFonts w:ascii="Century Gothic" w:hAnsi="Century Gothic"/>
          <w:b/>
          <w:bCs/>
        </w:rPr>
        <w:t xml:space="preserve">"DIREITO CIVIL E PROCESSUAL CIVIL. RECURSO ESPECIAL. OMISSÃO. INEXISTÊNCIA. CONTRATO DE COMPRA E VENDA DE SAFRA FUTURA DE SOJA. CONTRATO QUE TAMBÉM TRAZ BENEFÍCIO AO AGRICULTOR. FERRUGEM ASIÁTICA. DOENÇA QUE ACOMETE AS LAVOURAS DE SOJA DO BRASIL DESDE 2001, PASSÍVEL DE CONTROLE PELO AGRICULTOR. RESOLUÇÃO DO CONTRATO POR ONEROSIDADE EXCESSIVA. IMPOSSIBILIDADE. OSCILAÇÃO DE PREÇO DA 'COMMODITY'. PREVISIBILIDADE NO PANORAMA CONTRATUAL. 1. A prévia fixação de preço da soja em contrato de compra e venda futura, ainda que com emissão de cédula de produto rural, traz também benefícios ao agricultor, ficando a salvo de oscilações excessivas de preço, garantindo o lucro e resguardando-se, com considerável segurança, quanto ao cumprimento de despesas referentes aos custos de produção, investimentos ou financiamentos. 2. A "ferrugem asiática" na lavoura não é fato extraordinário e imprevisível, visto que, embora reduza a produtividade, é doença que atinge as plantações de soja no Brasil desde 2001, não havendo perspectiva de erradicação a médio prazo, mas sendo possível o seu controle pelo agricultor. Precedentes. 3. A resolução contratual pela onerosidade excessiva </w:t>
      </w:r>
      <w:r w:rsidRPr="00E669F7">
        <w:rPr>
          <w:rFonts w:ascii="Century Gothic" w:hAnsi="Century Gothic"/>
          <w:b/>
          <w:bCs/>
        </w:rPr>
        <w:lastRenderedPageBreak/>
        <w:t>reclama superveniência de evento extraordinário, impossível às partes antever, não sendo suficiente alterações que se inserem nos riscos ordinários. Precedentes. 4. Recurso especial parcialmente provido para restabelecer a sentença de improcedência."</w:t>
      </w:r>
    </w:p>
    <w:p w14:paraId="2C78B4AF" w14:textId="77777777" w:rsidR="00E669F7" w:rsidRPr="00E669F7" w:rsidRDefault="00E669F7" w:rsidP="00E669F7">
      <w:pPr>
        <w:pStyle w:val="PargrafodaLista"/>
        <w:ind w:left="2268"/>
        <w:jc w:val="both"/>
        <w:rPr>
          <w:rFonts w:ascii="Century Gothic" w:hAnsi="Century Gothic"/>
        </w:rPr>
      </w:pPr>
      <w:r w:rsidRPr="00E669F7">
        <w:rPr>
          <w:rFonts w:ascii="Century Gothic" w:hAnsi="Century Gothic"/>
        </w:rPr>
        <w:t>(STJ - REsp: 945166 GO 2007/0092286-4, Relator: Ministro LUIS FELIPE SALOMÃO, Data de Julgamento: 28/02/2012, T4 - QUARTA TURMA, Data de Publicação: DJe 12/03/2012)</w:t>
      </w:r>
    </w:p>
    <w:p w14:paraId="61A2F657" w14:textId="77777777" w:rsidR="00E669F7" w:rsidRPr="00E669F7" w:rsidRDefault="00E669F7" w:rsidP="00E669F7">
      <w:pPr>
        <w:pStyle w:val="PargrafodaLista"/>
        <w:spacing w:line="360" w:lineRule="auto"/>
        <w:ind w:left="2268"/>
        <w:jc w:val="both"/>
        <w:rPr>
          <w:rFonts w:ascii="Century Gothic" w:hAnsi="Century Gothic"/>
          <w:sz w:val="24"/>
          <w:szCs w:val="24"/>
        </w:rPr>
      </w:pPr>
    </w:p>
    <w:p w14:paraId="2DB870E5" w14:textId="77777777" w:rsidR="00E669F7" w:rsidRDefault="00E669F7" w:rsidP="00753B23">
      <w:pPr>
        <w:pStyle w:val="PargrafodaLista"/>
        <w:numPr>
          <w:ilvl w:val="0"/>
          <w:numId w:val="7"/>
        </w:numPr>
        <w:spacing w:line="360" w:lineRule="auto"/>
        <w:ind w:left="0" w:firstLine="2268"/>
        <w:jc w:val="both"/>
        <w:rPr>
          <w:rFonts w:ascii="Century Gothic" w:hAnsi="Century Gothic"/>
          <w:sz w:val="24"/>
          <w:szCs w:val="24"/>
        </w:rPr>
      </w:pPr>
      <w:r w:rsidRPr="00E669F7">
        <w:rPr>
          <w:rFonts w:ascii="Century Gothic" w:hAnsi="Century Gothic"/>
          <w:sz w:val="24"/>
          <w:szCs w:val="24"/>
        </w:rPr>
        <w:t>Na mesma linha, a Corte Superior reiterou os requisitos cumulativos para aplicação da teoria da imprevisão:</w:t>
      </w:r>
    </w:p>
    <w:p w14:paraId="6BC2BF1C" w14:textId="77777777" w:rsidR="00E669F7" w:rsidRPr="00E669F7" w:rsidRDefault="00E669F7" w:rsidP="00E669F7">
      <w:pPr>
        <w:pStyle w:val="PargrafodaLista"/>
        <w:spacing w:line="360" w:lineRule="auto"/>
        <w:jc w:val="both"/>
        <w:rPr>
          <w:rFonts w:ascii="Century Gothic" w:hAnsi="Century Gothic"/>
          <w:sz w:val="24"/>
          <w:szCs w:val="24"/>
        </w:rPr>
      </w:pPr>
    </w:p>
    <w:p w14:paraId="17CFDA6F" w14:textId="77777777" w:rsidR="00E669F7" w:rsidRPr="00E669F7" w:rsidRDefault="00E669F7" w:rsidP="00E669F7">
      <w:pPr>
        <w:pStyle w:val="PargrafodaLista"/>
        <w:ind w:left="2268"/>
        <w:jc w:val="both"/>
        <w:rPr>
          <w:rFonts w:ascii="Century Gothic" w:hAnsi="Century Gothic"/>
        </w:rPr>
      </w:pPr>
      <w:r w:rsidRPr="00E669F7">
        <w:rPr>
          <w:rFonts w:ascii="Century Gothic" w:hAnsi="Century Gothic"/>
          <w:b/>
          <w:bCs/>
        </w:rPr>
        <w:t>"AGRAVO INTERNO NO RECURSO ESPECIAL. DIREITO CIVIL. TEORIA DA IMPREVISÃO. ART. 478 DO CÓDIGO CIVIL. FLEXIBILIZAÇÃO DO PRINCÍPIO PACTA SUNT SERVANDA. REQUISITOS NÃO PREENCHIDOS. AFASTAMENTO DA SÚMULA 7 DO STJ. AGRAVO INTERNO NÃO PROVIDO. 1. A aplicação da teoria da imprevisão apenas é possível com o preenchimento de certos requisitos. São eles: i) deve haver contrato de execução continuada ou diferida; ii) existência de acontecimentos supervenientes, isto é, posteriores à celebração do contrato, não importando a razão pela qual aconteceu a distância entre a celebração e a execução, seja por diferimento da prestação, seja pela natureza duradoura do contrato; iii) os acontecimentos supervenientes devem ser extraordinários e imprevisíveis. Leitura e interpretação do art. 478 do Código Civil. 2. A jurisprudência desta Corte é pacífica em que a Teoria da Imprevisão como justificativa para a revisão judicial de contratos somente será aplicada quando ficar demonstrada a ocorrência, após o início da vigência do contrato, de evento imprevisível e extraordinário que diga respeito à contratação considerada e que onere excessivamente uma das partes contratantes. Precedentes. 3. O pressuposto é que o evento imprevisível e extraordinário deve dizer respeito à contratação considerada e não em relação a outras negociações com terceiros, como teria sido a situação presente. 4. "O fato extraordinário e imprevisível causador de onerosidade excessiva é aquele que não está coberto objetivamente pelos riscos próprios da contratação" (Enunciado n. 366 do CJF). 5. O simples fato de haver interesse público envolvido ou a relação negocial ter afetado não apenas a esfera privada dos agravantes, mas a região mencionada, não modifica a questão de que a relação negocial com terceiros envolve risco intrínseco ao negócio efetuado, não sendo suficiente para embasar sua tese de que haveria imprevisão pelos investimentos ou planejamentos excessivos. 6. A doutrina e a jurisprudência também vêm inserindo outro pressuposto para aplicação da teoria da imprevisão: é preciso que exista enriquecimento, isto é, prejuízo inesperado e injusto por um dos contratantes. O que tampouco teria sido preenchido no caso em questão 7. Agravo interno a que se nega provimento."</w:t>
      </w:r>
    </w:p>
    <w:p w14:paraId="1BFB949D" w14:textId="77777777" w:rsidR="00E669F7" w:rsidRPr="00E669F7" w:rsidRDefault="00E669F7" w:rsidP="00E669F7">
      <w:pPr>
        <w:pStyle w:val="PargrafodaLista"/>
        <w:ind w:left="2268"/>
        <w:jc w:val="both"/>
        <w:rPr>
          <w:rFonts w:ascii="Century Gothic" w:hAnsi="Century Gothic"/>
        </w:rPr>
      </w:pPr>
      <w:r w:rsidRPr="00E669F7">
        <w:rPr>
          <w:rFonts w:ascii="Century Gothic" w:hAnsi="Century Gothic"/>
        </w:rPr>
        <w:t>(STJ - AgInt no AgInt no REsp: 1993767 CE 2022/0086553-0, Relator: Ministra MARIA ISABEL GALLOTTI, Data de Julgamento: 04/09/2023, T4 - QUARTA TURMA, Data de Publicação: DJe 08/09/2023)</w:t>
      </w:r>
    </w:p>
    <w:p w14:paraId="7D18FC3D" w14:textId="77777777" w:rsidR="00E669F7" w:rsidRPr="00E669F7" w:rsidRDefault="00E669F7" w:rsidP="00E669F7">
      <w:pPr>
        <w:pStyle w:val="PargrafodaLista"/>
        <w:spacing w:line="360" w:lineRule="auto"/>
        <w:ind w:left="2268"/>
        <w:jc w:val="both"/>
        <w:rPr>
          <w:rFonts w:ascii="Century Gothic" w:hAnsi="Century Gothic"/>
          <w:sz w:val="24"/>
          <w:szCs w:val="24"/>
        </w:rPr>
      </w:pPr>
    </w:p>
    <w:p w14:paraId="1D811F08" w14:textId="77777777" w:rsidR="00E669F7" w:rsidRDefault="00E669F7" w:rsidP="00753B23">
      <w:pPr>
        <w:pStyle w:val="PargrafodaLista"/>
        <w:numPr>
          <w:ilvl w:val="0"/>
          <w:numId w:val="7"/>
        </w:numPr>
        <w:spacing w:line="360" w:lineRule="auto"/>
        <w:ind w:left="0" w:firstLine="2268"/>
        <w:jc w:val="both"/>
        <w:rPr>
          <w:rFonts w:ascii="Century Gothic" w:hAnsi="Century Gothic"/>
          <w:sz w:val="24"/>
          <w:szCs w:val="24"/>
        </w:rPr>
      </w:pPr>
      <w:r w:rsidRPr="00E669F7">
        <w:rPr>
          <w:rFonts w:ascii="Century Gothic" w:hAnsi="Century Gothic"/>
          <w:sz w:val="24"/>
          <w:szCs w:val="24"/>
        </w:rPr>
        <w:lastRenderedPageBreak/>
        <w:t>O Tribunal de Justiça do Estado de São Paulo, em consonância com o entendimento da Corte Superior, estabeleceu que todos os requisitos legais devem estar concomitantemente presentes para configuração da onerosidade excessiva:</w:t>
      </w:r>
    </w:p>
    <w:p w14:paraId="6B71F710" w14:textId="77777777" w:rsidR="00E669F7" w:rsidRPr="00E669F7" w:rsidRDefault="00E669F7" w:rsidP="00E669F7">
      <w:pPr>
        <w:pStyle w:val="PargrafodaLista"/>
        <w:spacing w:line="360" w:lineRule="auto"/>
        <w:jc w:val="both"/>
        <w:rPr>
          <w:rFonts w:ascii="Century Gothic" w:hAnsi="Century Gothic"/>
          <w:sz w:val="24"/>
          <w:szCs w:val="24"/>
        </w:rPr>
      </w:pPr>
    </w:p>
    <w:p w14:paraId="7D904121" w14:textId="77777777" w:rsidR="00E669F7" w:rsidRPr="00E669F7" w:rsidRDefault="00E669F7" w:rsidP="00E669F7">
      <w:pPr>
        <w:pStyle w:val="PargrafodaLista"/>
        <w:ind w:left="2268"/>
        <w:jc w:val="both"/>
        <w:rPr>
          <w:rFonts w:ascii="Century Gothic" w:hAnsi="Century Gothic"/>
        </w:rPr>
      </w:pPr>
      <w:r w:rsidRPr="00E669F7">
        <w:rPr>
          <w:rFonts w:ascii="Century Gothic" w:hAnsi="Century Gothic"/>
          <w:b/>
          <w:bCs/>
        </w:rPr>
        <w:t>"PROCESSO CIVIL. CONTRATO DE COMPRA E VENDA DE ENERGIA ELÉTRICA. RELAÇÃO DE CONSUMO. INEXISTÊNCIA. CONTRATO ENTABULADO EM AMBIENTE DE CONTRATAÇÃO LIVRE. ONEROSIDADE EXCESSIVA. INOCORRÊNCIA. AUSÊNCIA DE QUAISQUER ACONTECIMENTOS SUPERVENIENTES E IMPREVISÍVEIS A ENSEJAREM A APLICAÇÃO DA CLÁUSULA "REBUS SIC STANTIBUS". LIMINAR REVOGADA. 1. Não há que se falar em onerosidade excessiva, pois não ocorreram quaisquer "acontecimentos extraordinários e imprevisíveis", conforme preleciona o art. 478 do Código Civil, inviabilizando, assim, a aplicação do disposto no art. 479 do mesmo diploma. 2. Devem estar presentes, concomitantemente, todos os requisitos legais para a verificação da onerosidade excessiva, aí se incluindo uma severa alteração nas circunstâncias, posteriormente à formalização do contrato, em decorrência de fatores que não se podiam prever, e que geram a uma parte uma grave desvantagem, e à outra um injusto e inesperado enriquecimento. Nada obstante, imperioso que a parte que pretende utilizar-se da cláusula rebus sic stantibus deve ser diligente, cumprindo regularmente suas obrigações contratuais, as quais passa a descumprir em razão da superveniência de circunstâncias excepcionais e inesperadas. 3. Não é o caso dos autos, em que a agravada vem reiteradamente descumprindo o contrato entabulado, ao não efetuar os pagamentos na forma avençada. Assim, inviável o pretendido reconhecimento de onerosidade excessiva, a justificar a pretensão da agravada. 4. Recurso provido."</w:t>
      </w:r>
    </w:p>
    <w:p w14:paraId="221F9D47" w14:textId="77777777" w:rsidR="00E669F7" w:rsidRDefault="00E669F7" w:rsidP="00E669F7">
      <w:pPr>
        <w:pStyle w:val="PargrafodaLista"/>
        <w:ind w:left="2268"/>
        <w:jc w:val="both"/>
        <w:rPr>
          <w:rFonts w:ascii="Century Gothic" w:hAnsi="Century Gothic"/>
          <w:sz w:val="24"/>
          <w:szCs w:val="24"/>
        </w:rPr>
      </w:pPr>
      <w:r w:rsidRPr="00E669F7">
        <w:rPr>
          <w:rFonts w:ascii="Century Gothic" w:hAnsi="Century Gothic"/>
        </w:rPr>
        <w:t xml:space="preserve">(TJ-SP - AI nº 2173680-36.2016.8.26.0000, Relator: Artur Marques, Data de Julgamento: 21/11/2016, 35ª Câmara </w:t>
      </w:r>
      <w:r w:rsidRPr="00E669F7">
        <w:rPr>
          <w:rFonts w:ascii="Century Gothic" w:hAnsi="Century Gothic"/>
          <w:sz w:val="24"/>
          <w:szCs w:val="24"/>
        </w:rPr>
        <w:t>de Direito Privado, Data de Publicação: 21/11/2016)</w:t>
      </w:r>
    </w:p>
    <w:p w14:paraId="14D5529F" w14:textId="77777777" w:rsidR="00E669F7" w:rsidRPr="00E669F7" w:rsidRDefault="00E669F7" w:rsidP="00E669F7">
      <w:pPr>
        <w:pStyle w:val="PargrafodaLista"/>
        <w:spacing w:line="360" w:lineRule="auto"/>
        <w:ind w:left="2268"/>
        <w:jc w:val="both"/>
        <w:rPr>
          <w:rFonts w:ascii="Century Gothic" w:hAnsi="Century Gothic"/>
          <w:sz w:val="24"/>
          <w:szCs w:val="24"/>
        </w:rPr>
      </w:pPr>
    </w:p>
    <w:p w14:paraId="31E1843C" w14:textId="77777777" w:rsidR="00E669F7" w:rsidRPr="00E669F7" w:rsidRDefault="00E669F7" w:rsidP="00753B23">
      <w:pPr>
        <w:pStyle w:val="PargrafodaLista"/>
        <w:numPr>
          <w:ilvl w:val="0"/>
          <w:numId w:val="7"/>
        </w:numPr>
        <w:spacing w:line="360" w:lineRule="auto"/>
        <w:ind w:left="0" w:firstLine="2268"/>
        <w:jc w:val="both"/>
        <w:rPr>
          <w:rFonts w:ascii="Century Gothic" w:hAnsi="Century Gothic"/>
          <w:sz w:val="24"/>
          <w:szCs w:val="24"/>
        </w:rPr>
      </w:pPr>
      <w:r w:rsidRPr="00E669F7">
        <w:rPr>
          <w:rFonts w:ascii="Century Gothic" w:hAnsi="Century Gothic"/>
          <w:sz w:val="24"/>
          <w:szCs w:val="24"/>
        </w:rPr>
        <w:t xml:space="preserve">Conforme mencionado no julgado acima, o </w:t>
      </w:r>
      <w:r w:rsidRPr="00E669F7">
        <w:rPr>
          <w:rFonts w:ascii="Century Gothic" w:hAnsi="Century Gothic"/>
          <w:b/>
          <w:bCs/>
          <w:sz w:val="24"/>
          <w:szCs w:val="24"/>
        </w:rPr>
        <w:t>Enunciado 366 do Conselho Federal de Justiça</w:t>
      </w:r>
      <w:r w:rsidRPr="00E669F7">
        <w:rPr>
          <w:rFonts w:ascii="Century Gothic" w:hAnsi="Century Gothic"/>
          <w:sz w:val="24"/>
          <w:szCs w:val="24"/>
        </w:rPr>
        <w:t xml:space="preserve">, pronunciado na IV Jornada de Direito Civil, coordenada pelo Exmo. Ministro Ruy Rosado de Aguiar, faz referência ao artigo 478 do Código Civil ao estipular que </w:t>
      </w:r>
      <w:r w:rsidRPr="00E669F7">
        <w:rPr>
          <w:rFonts w:ascii="Century Gothic" w:hAnsi="Century Gothic"/>
          <w:b/>
          <w:bCs/>
          <w:sz w:val="24"/>
          <w:szCs w:val="24"/>
        </w:rPr>
        <w:t>"o fato extraordinário e imprevisível causador de onerosidade excessiva é aquele que não está coberto objetivamente pelos riscos próprios da contratação"</w:t>
      </w:r>
      <w:r w:rsidRPr="00E669F7">
        <w:rPr>
          <w:rFonts w:ascii="Century Gothic" w:hAnsi="Century Gothic"/>
          <w:sz w:val="24"/>
          <w:szCs w:val="24"/>
        </w:rPr>
        <w:t>.</w:t>
      </w:r>
    </w:p>
    <w:p w14:paraId="163F0B0D" w14:textId="77777777" w:rsidR="00E669F7" w:rsidRDefault="00E669F7" w:rsidP="00E669F7">
      <w:pPr>
        <w:pStyle w:val="PargrafodaLista"/>
        <w:spacing w:line="360" w:lineRule="auto"/>
        <w:ind w:left="2268"/>
        <w:jc w:val="both"/>
        <w:rPr>
          <w:rFonts w:ascii="Century Gothic" w:hAnsi="Century Gothic"/>
          <w:sz w:val="24"/>
          <w:szCs w:val="24"/>
        </w:rPr>
      </w:pPr>
    </w:p>
    <w:p w14:paraId="7ECBD28C" w14:textId="77777777" w:rsidR="00C30F60" w:rsidRDefault="00C30F60" w:rsidP="00753B23">
      <w:pPr>
        <w:pStyle w:val="PargrafodaLista"/>
        <w:numPr>
          <w:ilvl w:val="0"/>
          <w:numId w:val="7"/>
        </w:numPr>
        <w:spacing w:line="360" w:lineRule="auto"/>
        <w:ind w:left="0" w:firstLine="2268"/>
        <w:jc w:val="both"/>
        <w:rPr>
          <w:rFonts w:ascii="Century Gothic" w:hAnsi="Century Gothic"/>
          <w:sz w:val="24"/>
          <w:szCs w:val="24"/>
        </w:rPr>
      </w:pPr>
      <w:r w:rsidRPr="00C30F60">
        <w:rPr>
          <w:rFonts w:ascii="Century Gothic" w:hAnsi="Century Gothic"/>
          <w:sz w:val="24"/>
          <w:szCs w:val="24"/>
        </w:rPr>
        <w:t xml:space="preserve">A Autora, ao celebrar contratos por prazo determinado (vigência até dezembro de 2025), assumiu conscientemente o </w:t>
      </w:r>
      <w:r w:rsidRPr="00C30F60">
        <w:rPr>
          <w:rFonts w:ascii="Century Gothic" w:hAnsi="Century Gothic"/>
          <w:sz w:val="24"/>
          <w:szCs w:val="24"/>
        </w:rPr>
        <w:lastRenderedPageBreak/>
        <w:t>compromisso de manter as obrigações pactuadas pelo período integral, salvo superveniência de circunstâncias extraordinárias e imprevisíveis que tornassem impossível ou excessivamente oneroso o cumprimento contratual.</w:t>
      </w:r>
    </w:p>
    <w:p w14:paraId="4F2CE376" w14:textId="77777777" w:rsidR="00C30F60" w:rsidRPr="00C30F60" w:rsidRDefault="00C30F60" w:rsidP="00C30F60">
      <w:pPr>
        <w:pStyle w:val="PargrafodaLista"/>
        <w:spacing w:line="360" w:lineRule="auto"/>
        <w:ind w:left="2268"/>
        <w:jc w:val="both"/>
        <w:rPr>
          <w:rFonts w:ascii="Century Gothic" w:hAnsi="Century Gothic"/>
          <w:sz w:val="24"/>
          <w:szCs w:val="24"/>
        </w:rPr>
      </w:pPr>
    </w:p>
    <w:p w14:paraId="6C593028" w14:textId="77777777" w:rsidR="00C30F60" w:rsidRDefault="00C30F60" w:rsidP="00753B23">
      <w:pPr>
        <w:pStyle w:val="PargrafodaLista"/>
        <w:numPr>
          <w:ilvl w:val="0"/>
          <w:numId w:val="7"/>
        </w:numPr>
        <w:spacing w:line="360" w:lineRule="auto"/>
        <w:ind w:left="0" w:firstLine="2268"/>
        <w:jc w:val="both"/>
        <w:rPr>
          <w:rFonts w:ascii="Century Gothic" w:hAnsi="Century Gothic"/>
          <w:sz w:val="24"/>
          <w:szCs w:val="24"/>
        </w:rPr>
      </w:pPr>
      <w:r w:rsidRPr="00C30F60">
        <w:rPr>
          <w:rFonts w:ascii="Century Gothic" w:hAnsi="Century Gothic"/>
          <w:sz w:val="24"/>
          <w:szCs w:val="24"/>
        </w:rPr>
        <w:t>A ausência de demonstração de tais circunstâncias excepcionais torna juridicamente inviável o acolhimento da pretensão rescisória, devendo ser mantida a plena eficácia dos contratos até o término de sua vigência natural, em observância aos princípios da força obrigatória dos contratos (</w:t>
      </w:r>
      <w:r w:rsidRPr="00132605">
        <w:rPr>
          <w:rFonts w:ascii="Century Gothic" w:hAnsi="Century Gothic"/>
          <w:i/>
          <w:iCs/>
          <w:sz w:val="24"/>
          <w:szCs w:val="24"/>
          <w:rPrChange w:id="48" w:author="Maria Cláudia Boaventura Soares" w:date="2025-06-26T15:21:00Z" w16du:dateUtc="2025-06-26T18:21:00Z">
            <w:rPr>
              <w:rFonts w:ascii="Century Gothic" w:hAnsi="Century Gothic"/>
              <w:sz w:val="24"/>
              <w:szCs w:val="24"/>
            </w:rPr>
          </w:rPrChange>
        </w:rPr>
        <w:t>pacta sunt servanda</w:t>
      </w:r>
      <w:r w:rsidRPr="00C30F60">
        <w:rPr>
          <w:rFonts w:ascii="Century Gothic" w:hAnsi="Century Gothic"/>
          <w:sz w:val="24"/>
          <w:szCs w:val="24"/>
        </w:rPr>
        <w:t>) e da boa-fé objetiva nas relações contratuais.</w:t>
      </w:r>
    </w:p>
    <w:p w14:paraId="7DCFE430" w14:textId="77777777" w:rsidR="00C30F60" w:rsidRPr="00C30F60" w:rsidRDefault="00C30F60" w:rsidP="00C30F60">
      <w:pPr>
        <w:pStyle w:val="PargrafodaLista"/>
        <w:spacing w:line="360" w:lineRule="auto"/>
        <w:ind w:left="2268"/>
        <w:jc w:val="both"/>
        <w:rPr>
          <w:rFonts w:ascii="Century Gothic" w:hAnsi="Century Gothic"/>
          <w:sz w:val="24"/>
          <w:szCs w:val="24"/>
        </w:rPr>
      </w:pPr>
    </w:p>
    <w:p w14:paraId="34994C91" w14:textId="77777777" w:rsidR="00C30F60" w:rsidRPr="00C30F60" w:rsidRDefault="00C30F60" w:rsidP="00753B23">
      <w:pPr>
        <w:pStyle w:val="PargrafodaLista"/>
        <w:numPr>
          <w:ilvl w:val="0"/>
          <w:numId w:val="7"/>
        </w:numPr>
        <w:spacing w:line="360" w:lineRule="auto"/>
        <w:ind w:left="0" w:firstLine="2268"/>
        <w:jc w:val="both"/>
        <w:rPr>
          <w:rFonts w:ascii="Century Gothic" w:hAnsi="Century Gothic"/>
          <w:sz w:val="24"/>
          <w:szCs w:val="24"/>
        </w:rPr>
      </w:pPr>
      <w:r w:rsidRPr="00C30F60">
        <w:rPr>
          <w:rFonts w:ascii="Century Gothic" w:hAnsi="Century Gothic"/>
          <w:sz w:val="24"/>
          <w:szCs w:val="24"/>
        </w:rPr>
        <w:t>Por conseguinte, não havendo justa causa comprovada para a rescisão antecipada dos contratos, a pretensão autoral deve ser integralmente rejeitada, mantendo-se a exigibilidade das obrigações pactuadas até o termo final estabelecido pelas partes, em consonância com os princípios fundamentais do direito contratual e da segurança jurídica das relações negociais.</w:t>
      </w:r>
    </w:p>
    <w:p w14:paraId="0BD96E82" w14:textId="77777777" w:rsidR="00E55282" w:rsidRPr="00511632" w:rsidRDefault="00E55282" w:rsidP="00511632">
      <w:pPr>
        <w:pStyle w:val="CAPTULOSPEA"/>
        <w:numPr>
          <w:ilvl w:val="0"/>
          <w:numId w:val="0"/>
        </w:numPr>
        <w:rPr>
          <w:b w:val="0"/>
          <w:bCs/>
        </w:rPr>
      </w:pPr>
    </w:p>
    <w:p w14:paraId="42C9B9D7" w14:textId="255DBBF0" w:rsidR="00E55282" w:rsidRPr="00511632" w:rsidRDefault="00E55282" w:rsidP="00511632">
      <w:pPr>
        <w:pStyle w:val="CAPTULOSPEA"/>
        <w:ind w:left="0" w:firstLine="0"/>
        <w:rPr>
          <w:u w:val="single"/>
        </w:rPr>
      </w:pPr>
      <w:r w:rsidRPr="00511632">
        <w:rPr>
          <w:u w:val="single"/>
        </w:rPr>
        <w:t>REGULAR PRESTAÇÃO DOS SERVIÇOS CONTRATADOS</w:t>
      </w:r>
    </w:p>
    <w:p w14:paraId="2E02BCA4" w14:textId="77777777" w:rsidR="00B1603B" w:rsidRPr="00511632" w:rsidRDefault="00B1603B" w:rsidP="00511632">
      <w:pPr>
        <w:pStyle w:val="PARGRAFOS"/>
        <w:numPr>
          <w:ilvl w:val="0"/>
          <w:numId w:val="0"/>
        </w:numPr>
        <w:rPr>
          <w:rStyle w:val="Nomemensagem"/>
          <w:bCs/>
          <w:caps w:val="0"/>
          <w:sz w:val="24"/>
          <w:u w:val="single"/>
        </w:rPr>
      </w:pPr>
    </w:p>
    <w:p w14:paraId="717C4D5C" w14:textId="77777777" w:rsidR="00511632" w:rsidRDefault="00511632" w:rsidP="00753B23">
      <w:pPr>
        <w:pStyle w:val="PargrafodaLista"/>
        <w:numPr>
          <w:ilvl w:val="0"/>
          <w:numId w:val="7"/>
        </w:numPr>
        <w:spacing w:line="360" w:lineRule="auto"/>
        <w:ind w:left="0" w:firstLine="2268"/>
        <w:jc w:val="both"/>
        <w:rPr>
          <w:rStyle w:val="Nomemensagem"/>
          <w:rFonts w:ascii="Century Gothic" w:hAnsi="Century Gothic"/>
          <w:b w:val="0"/>
          <w:caps w:val="0"/>
          <w:sz w:val="24"/>
          <w:szCs w:val="24"/>
        </w:rPr>
      </w:pPr>
      <w:r w:rsidRPr="00511632">
        <w:rPr>
          <w:rStyle w:val="Nomemensagem"/>
          <w:rFonts w:ascii="Century Gothic" w:hAnsi="Century Gothic"/>
          <w:b w:val="0"/>
          <w:caps w:val="0"/>
          <w:sz w:val="24"/>
          <w:szCs w:val="24"/>
        </w:rPr>
        <w:t xml:space="preserve">A Ré vem cumprindo rigorosamente suas obrigações contratuais, mantendo a plataforma </w:t>
      </w:r>
      <w:r w:rsidRPr="00132605">
        <w:rPr>
          <w:rStyle w:val="Nomemensagem"/>
          <w:rFonts w:ascii="Century Gothic" w:hAnsi="Century Gothic"/>
          <w:b w:val="0"/>
          <w:i/>
          <w:iCs/>
          <w:caps w:val="0"/>
          <w:sz w:val="24"/>
          <w:szCs w:val="24"/>
          <w:rPrChange w:id="49" w:author="Maria Cláudia Boaventura Soares" w:date="2025-06-26T15:21:00Z" w16du:dateUtc="2025-06-26T18:21:00Z">
            <w:rPr>
              <w:rStyle w:val="Nomemensagem"/>
              <w:rFonts w:ascii="Century Gothic" w:hAnsi="Century Gothic"/>
              <w:b w:val="0"/>
              <w:caps w:val="0"/>
              <w:sz w:val="24"/>
              <w:szCs w:val="24"/>
            </w:rPr>
          </w:rPrChange>
        </w:rPr>
        <w:t>Service Cloud</w:t>
      </w:r>
      <w:r w:rsidRPr="00511632">
        <w:rPr>
          <w:rStyle w:val="Nomemensagem"/>
          <w:rFonts w:ascii="Century Gothic" w:hAnsi="Century Gothic"/>
          <w:b w:val="0"/>
          <w:caps w:val="0"/>
          <w:sz w:val="24"/>
          <w:szCs w:val="24"/>
        </w:rPr>
        <w:t xml:space="preserve"> permanentemente disponível à Autora, que efetivamente utiliza suas funcionalidades em suas atividades empresariais.</w:t>
      </w:r>
    </w:p>
    <w:p w14:paraId="325A6597" w14:textId="77777777" w:rsidR="00511632" w:rsidRPr="00511632" w:rsidRDefault="00511632" w:rsidP="00511632">
      <w:pPr>
        <w:pStyle w:val="PargrafodaLista"/>
        <w:spacing w:line="360" w:lineRule="auto"/>
        <w:ind w:left="2268"/>
        <w:jc w:val="both"/>
        <w:rPr>
          <w:rStyle w:val="Nomemensagem"/>
          <w:rFonts w:ascii="Century Gothic" w:hAnsi="Century Gothic"/>
          <w:b w:val="0"/>
          <w:caps w:val="0"/>
          <w:sz w:val="24"/>
          <w:szCs w:val="24"/>
        </w:rPr>
      </w:pPr>
    </w:p>
    <w:p w14:paraId="48B0C58C" w14:textId="77777777" w:rsidR="00511632" w:rsidRDefault="00511632" w:rsidP="00753B23">
      <w:pPr>
        <w:pStyle w:val="PargrafodaLista"/>
        <w:numPr>
          <w:ilvl w:val="0"/>
          <w:numId w:val="7"/>
        </w:numPr>
        <w:spacing w:line="360" w:lineRule="auto"/>
        <w:ind w:left="0" w:firstLine="2268"/>
        <w:jc w:val="both"/>
        <w:rPr>
          <w:rFonts w:ascii="Century Gothic" w:hAnsi="Century Gothic"/>
          <w:sz w:val="24"/>
          <w:szCs w:val="24"/>
        </w:rPr>
      </w:pPr>
      <w:r w:rsidRPr="00511632">
        <w:rPr>
          <w:rFonts w:ascii="Century Gothic" w:hAnsi="Century Gothic"/>
          <w:sz w:val="24"/>
          <w:szCs w:val="24"/>
        </w:rPr>
        <w:t xml:space="preserve">A disponibilização dos serviços contratados demanda robusta infraestrutura tecnológica, com alocação de recursos materiais e humanos, incluindo servidores dedicados, sistemas de segurança de dados, equipes de manutenção e suporte técnico, bem como constantes atualizações de softwares e sistemas -- tudo isso dimensionado segundo os </w:t>
      </w:r>
      <w:r w:rsidRPr="00511632">
        <w:rPr>
          <w:rFonts w:ascii="Century Gothic" w:hAnsi="Century Gothic"/>
          <w:sz w:val="24"/>
          <w:szCs w:val="24"/>
        </w:rPr>
        <w:lastRenderedPageBreak/>
        <w:t>parâmetros pactuados e necessários para garantir ininterruptamente o acesso da Autora aos serviços, independentemente da efetiva utilização.</w:t>
      </w:r>
    </w:p>
    <w:p w14:paraId="572D9153" w14:textId="77777777" w:rsidR="00511632" w:rsidRPr="00511632" w:rsidRDefault="00511632" w:rsidP="00511632">
      <w:pPr>
        <w:pStyle w:val="PargrafodaLista"/>
        <w:spacing w:line="360" w:lineRule="auto"/>
        <w:ind w:left="2268"/>
        <w:jc w:val="both"/>
        <w:rPr>
          <w:rFonts w:ascii="Century Gothic" w:hAnsi="Century Gothic"/>
          <w:sz w:val="24"/>
          <w:szCs w:val="24"/>
        </w:rPr>
      </w:pPr>
    </w:p>
    <w:p w14:paraId="409760E7" w14:textId="4E5348F9" w:rsidR="00511632" w:rsidRDefault="00511632" w:rsidP="00753B23">
      <w:pPr>
        <w:pStyle w:val="PargrafodaLista"/>
        <w:numPr>
          <w:ilvl w:val="0"/>
          <w:numId w:val="7"/>
        </w:numPr>
        <w:spacing w:line="360" w:lineRule="auto"/>
        <w:ind w:left="0" w:firstLine="2268"/>
        <w:jc w:val="both"/>
        <w:rPr>
          <w:rFonts w:ascii="Century Gothic" w:hAnsi="Century Gothic"/>
          <w:sz w:val="24"/>
          <w:szCs w:val="24"/>
        </w:rPr>
      </w:pPr>
      <w:r w:rsidRPr="00511632">
        <w:rPr>
          <w:rFonts w:ascii="Century Gothic" w:hAnsi="Century Gothic"/>
          <w:sz w:val="24"/>
          <w:szCs w:val="24"/>
        </w:rPr>
        <w:t xml:space="preserve">Vale lembrar que os serviços prestados pela Ré devem estar disponíveis 24 horas por dia, 7 dias por semana. Qualquer atualização ou correção no </w:t>
      </w:r>
      <w:ins w:id="50" w:author="Maria Cláudia Boaventura Soares" w:date="2025-06-26T15:23:00Z" w16du:dateUtc="2025-06-26T18:23:00Z">
        <w:r w:rsidR="00132605">
          <w:rPr>
            <w:rFonts w:ascii="Century Gothic" w:hAnsi="Century Gothic"/>
            <w:sz w:val="24"/>
            <w:szCs w:val="24"/>
          </w:rPr>
          <w:t>s</w:t>
        </w:r>
      </w:ins>
      <w:del w:id="51" w:author="Maria Cláudia Boaventura Soares" w:date="2025-06-26T15:23:00Z" w16du:dateUtc="2025-06-26T18:23:00Z">
        <w:r w:rsidRPr="00511632" w:rsidDel="00132605">
          <w:rPr>
            <w:rFonts w:ascii="Century Gothic" w:hAnsi="Century Gothic"/>
            <w:sz w:val="24"/>
            <w:szCs w:val="24"/>
          </w:rPr>
          <w:delText>S</w:delText>
        </w:r>
      </w:del>
      <w:r w:rsidRPr="00511632">
        <w:rPr>
          <w:rFonts w:ascii="Century Gothic" w:hAnsi="Century Gothic"/>
          <w:sz w:val="24"/>
          <w:szCs w:val="24"/>
        </w:rPr>
        <w:t xml:space="preserve">oftware deve ser feita em horário que não prejudique nem as atividades dos seus clientes, nem a possibilidade de seus clientes terem acesso ao </w:t>
      </w:r>
      <w:ins w:id="52" w:author="Maria Cláudia Boaventura Soares" w:date="2025-06-26T15:23:00Z" w16du:dateUtc="2025-06-26T18:23:00Z">
        <w:r w:rsidR="00132605">
          <w:rPr>
            <w:rFonts w:ascii="Century Gothic" w:hAnsi="Century Gothic"/>
            <w:sz w:val="24"/>
            <w:szCs w:val="24"/>
          </w:rPr>
          <w:t>s</w:t>
        </w:r>
      </w:ins>
      <w:del w:id="53" w:author="Maria Cláudia Boaventura Soares" w:date="2025-06-26T15:23:00Z" w16du:dateUtc="2025-06-26T18:23:00Z">
        <w:r w:rsidRPr="00511632" w:rsidDel="00132605">
          <w:rPr>
            <w:rFonts w:ascii="Century Gothic" w:hAnsi="Century Gothic"/>
            <w:sz w:val="24"/>
            <w:szCs w:val="24"/>
          </w:rPr>
          <w:delText>S</w:delText>
        </w:r>
      </w:del>
      <w:r w:rsidRPr="00511632">
        <w:rPr>
          <w:rFonts w:ascii="Century Gothic" w:hAnsi="Century Gothic"/>
          <w:sz w:val="24"/>
          <w:szCs w:val="24"/>
        </w:rPr>
        <w:t>oftware.</w:t>
      </w:r>
    </w:p>
    <w:p w14:paraId="430C53ED" w14:textId="77777777" w:rsidR="00511632" w:rsidRPr="00511632" w:rsidRDefault="00511632" w:rsidP="00511632">
      <w:pPr>
        <w:pStyle w:val="PargrafodaLista"/>
        <w:spacing w:line="360" w:lineRule="auto"/>
        <w:ind w:left="2268"/>
        <w:jc w:val="both"/>
        <w:rPr>
          <w:rFonts w:ascii="Century Gothic" w:hAnsi="Century Gothic"/>
          <w:sz w:val="24"/>
          <w:szCs w:val="24"/>
        </w:rPr>
      </w:pPr>
    </w:p>
    <w:p w14:paraId="21550DAE" w14:textId="0A6D5DFB" w:rsidR="00E55282" w:rsidRPr="00511632" w:rsidRDefault="00511632" w:rsidP="00753B23">
      <w:pPr>
        <w:pStyle w:val="PargrafodaLista"/>
        <w:numPr>
          <w:ilvl w:val="0"/>
          <w:numId w:val="7"/>
        </w:numPr>
        <w:spacing w:line="360" w:lineRule="auto"/>
        <w:ind w:left="0" w:firstLine="2268"/>
        <w:jc w:val="both"/>
        <w:rPr>
          <w:rFonts w:ascii="Century Gothic" w:hAnsi="Century Gothic"/>
          <w:sz w:val="24"/>
          <w:szCs w:val="24"/>
        </w:rPr>
      </w:pPr>
      <w:r w:rsidRPr="00511632">
        <w:rPr>
          <w:rFonts w:ascii="Century Gothic" w:hAnsi="Century Gothic"/>
          <w:sz w:val="24"/>
          <w:szCs w:val="24"/>
        </w:rPr>
        <w:t>A pretensão da Autora de invalidar o contrato e obter rescisão sem ônus por serviços efetivamente prestados representa flagrante violação à força obrigatória dos contratos e à boa-fé objetiva que deve nortear as relações contratuais.</w:t>
      </w:r>
    </w:p>
    <w:p w14:paraId="63BC2C34" w14:textId="77777777" w:rsidR="00E55282" w:rsidRPr="00511632" w:rsidRDefault="00E55282" w:rsidP="00511632">
      <w:pPr>
        <w:pStyle w:val="PARGRAFOS"/>
        <w:numPr>
          <w:ilvl w:val="0"/>
          <w:numId w:val="0"/>
        </w:numPr>
        <w:rPr>
          <w:rStyle w:val="Nomemensagem"/>
          <w:bCs/>
          <w:caps w:val="0"/>
          <w:sz w:val="24"/>
          <w:u w:val="single"/>
        </w:rPr>
      </w:pPr>
    </w:p>
    <w:p w14:paraId="490F22DF" w14:textId="579AE99F" w:rsidR="00E55282" w:rsidRPr="00511632" w:rsidRDefault="00E55282" w:rsidP="00511632">
      <w:pPr>
        <w:pStyle w:val="CAPTULOSPEA"/>
        <w:ind w:left="0" w:firstLine="0"/>
        <w:rPr>
          <w:rStyle w:val="Nomemensagem"/>
          <w:b/>
          <w:caps w:val="0"/>
          <w:sz w:val="24"/>
          <w:u w:val="single"/>
        </w:rPr>
      </w:pPr>
      <w:r w:rsidRPr="00511632">
        <w:rPr>
          <w:rStyle w:val="Nomemensagem"/>
          <w:b/>
          <w:caps w:val="0"/>
          <w:sz w:val="24"/>
          <w:u w:val="single"/>
        </w:rPr>
        <w:t>ABUSIVIDADE DO PEDIDO DE RESCISÃO SEM ÔNUS - NECESSIDADE DE APLICAÇÃO DA MULTA COMPENSATÓRIA DE 20%</w:t>
      </w:r>
    </w:p>
    <w:p w14:paraId="043E8A69" w14:textId="77777777" w:rsidR="00511632" w:rsidRDefault="00511632" w:rsidP="00511632">
      <w:pPr>
        <w:pStyle w:val="PargrafodaLista"/>
        <w:spacing w:line="360" w:lineRule="auto"/>
        <w:ind w:left="2268"/>
        <w:jc w:val="both"/>
        <w:rPr>
          <w:rStyle w:val="Nomemensagem"/>
          <w:rFonts w:ascii="Century Gothic" w:hAnsi="Century Gothic"/>
          <w:b w:val="0"/>
          <w:caps w:val="0"/>
          <w:sz w:val="24"/>
          <w:szCs w:val="24"/>
        </w:rPr>
      </w:pPr>
    </w:p>
    <w:p w14:paraId="154E0EEA" w14:textId="5AEE54F8" w:rsidR="00511632" w:rsidRDefault="00511632" w:rsidP="00753B23">
      <w:pPr>
        <w:pStyle w:val="PargrafodaLista"/>
        <w:numPr>
          <w:ilvl w:val="0"/>
          <w:numId w:val="7"/>
        </w:numPr>
        <w:spacing w:line="360" w:lineRule="auto"/>
        <w:ind w:left="0" w:firstLine="2268"/>
        <w:jc w:val="both"/>
        <w:rPr>
          <w:rStyle w:val="Nomemensagem"/>
          <w:rFonts w:ascii="Century Gothic" w:hAnsi="Century Gothic"/>
          <w:b w:val="0"/>
          <w:caps w:val="0"/>
          <w:sz w:val="24"/>
          <w:szCs w:val="24"/>
        </w:rPr>
      </w:pPr>
      <w:r w:rsidRPr="00511632">
        <w:rPr>
          <w:rStyle w:val="Nomemensagem"/>
          <w:rFonts w:ascii="Century Gothic" w:hAnsi="Century Gothic"/>
          <w:b w:val="0"/>
          <w:caps w:val="0"/>
          <w:sz w:val="24"/>
          <w:szCs w:val="24"/>
        </w:rPr>
        <w:t>Na remota hipótese de V.Exa. entender pela possibilidade de rescisão antecipada dos contratos -- o que se admite apenas para fins argumentativos -- imperioso reconhecer que tal rescisão não poderia ocorrer sem ônus para a Autora, sendo imprescindível a aplicação da penalidade compensatória adequada para tal hipótese.</w:t>
      </w:r>
    </w:p>
    <w:p w14:paraId="365AF824" w14:textId="77777777" w:rsidR="00511632" w:rsidRPr="00511632" w:rsidRDefault="00511632" w:rsidP="00511632">
      <w:pPr>
        <w:pStyle w:val="PargrafodaLista"/>
        <w:spacing w:line="360" w:lineRule="auto"/>
        <w:ind w:left="2268"/>
        <w:jc w:val="both"/>
        <w:rPr>
          <w:rStyle w:val="Nomemensagem"/>
          <w:rFonts w:ascii="Century Gothic" w:hAnsi="Century Gothic"/>
          <w:b w:val="0"/>
          <w:caps w:val="0"/>
          <w:sz w:val="24"/>
          <w:szCs w:val="24"/>
        </w:rPr>
      </w:pPr>
    </w:p>
    <w:p w14:paraId="6E9EEAD1" w14:textId="77777777" w:rsidR="00511632" w:rsidRDefault="00511632" w:rsidP="00753B23">
      <w:pPr>
        <w:pStyle w:val="PargrafodaLista"/>
        <w:numPr>
          <w:ilvl w:val="0"/>
          <w:numId w:val="7"/>
        </w:numPr>
        <w:spacing w:line="360" w:lineRule="auto"/>
        <w:ind w:left="0" w:firstLine="2268"/>
        <w:jc w:val="both"/>
        <w:rPr>
          <w:rStyle w:val="Nomemensagem"/>
          <w:rFonts w:ascii="Century Gothic" w:hAnsi="Century Gothic"/>
          <w:b w:val="0"/>
          <w:caps w:val="0"/>
          <w:sz w:val="24"/>
          <w:szCs w:val="24"/>
        </w:rPr>
      </w:pPr>
      <w:r w:rsidRPr="00511632">
        <w:rPr>
          <w:rStyle w:val="Nomemensagem"/>
          <w:rFonts w:ascii="Century Gothic" w:hAnsi="Century Gothic"/>
          <w:b w:val="0"/>
          <w:caps w:val="0"/>
          <w:sz w:val="24"/>
          <w:szCs w:val="24"/>
        </w:rPr>
        <w:t>Admitir a rescisão sem aplicação de penalidade representaria grave desequilíbrio contratual, conferindo à Autora indevida vantagem em detrimento dos legítimos interesses da Ré, que realizou investimentos e planejamentos com base no contrato firmado e licenciou os softwares objeto da contratação com a Autora.</w:t>
      </w:r>
    </w:p>
    <w:p w14:paraId="157DABB9" w14:textId="77777777" w:rsidR="00511632" w:rsidRPr="00511632" w:rsidRDefault="00511632" w:rsidP="00511632">
      <w:pPr>
        <w:pStyle w:val="PargrafodaLista"/>
        <w:spacing w:line="360" w:lineRule="auto"/>
        <w:ind w:left="2268"/>
        <w:jc w:val="both"/>
        <w:rPr>
          <w:rStyle w:val="Nomemensagem"/>
          <w:rFonts w:ascii="Century Gothic" w:hAnsi="Century Gothic"/>
          <w:b w:val="0"/>
          <w:caps w:val="0"/>
          <w:sz w:val="24"/>
          <w:szCs w:val="24"/>
        </w:rPr>
      </w:pPr>
    </w:p>
    <w:p w14:paraId="61A33C86" w14:textId="77777777" w:rsidR="00511632" w:rsidRDefault="00511632" w:rsidP="00753B23">
      <w:pPr>
        <w:pStyle w:val="PargrafodaLista"/>
        <w:numPr>
          <w:ilvl w:val="0"/>
          <w:numId w:val="7"/>
        </w:numPr>
        <w:spacing w:line="360" w:lineRule="auto"/>
        <w:ind w:left="0" w:firstLine="2268"/>
        <w:jc w:val="both"/>
        <w:rPr>
          <w:rStyle w:val="Nomemensagem"/>
          <w:rFonts w:ascii="Century Gothic" w:hAnsi="Century Gothic"/>
          <w:b w:val="0"/>
          <w:caps w:val="0"/>
          <w:sz w:val="24"/>
          <w:szCs w:val="24"/>
        </w:rPr>
      </w:pPr>
      <w:r w:rsidRPr="00511632">
        <w:rPr>
          <w:rStyle w:val="Nomemensagem"/>
          <w:rFonts w:ascii="Century Gothic" w:hAnsi="Century Gothic"/>
          <w:b w:val="0"/>
          <w:caps w:val="0"/>
          <w:sz w:val="24"/>
          <w:szCs w:val="24"/>
        </w:rPr>
        <w:t xml:space="preserve">Aqui cumpre à Ré ressaltar que a disponibilização dos serviços contratados demanda robusta infraestrutura tecnológica, com </w:t>
      </w:r>
      <w:r w:rsidRPr="00511632">
        <w:rPr>
          <w:rStyle w:val="Nomemensagem"/>
          <w:rFonts w:ascii="Century Gothic" w:hAnsi="Century Gothic"/>
          <w:b w:val="0"/>
          <w:caps w:val="0"/>
          <w:sz w:val="24"/>
          <w:szCs w:val="24"/>
        </w:rPr>
        <w:lastRenderedPageBreak/>
        <w:t>alocação de recursos materiais e humanos, incluindo servidores dedicados, sistemas de segurança de dados, equipes de manutenção e suporte técnico, bem como constantes atualizações de softwares e sistemas -- tudo isso dimensionado segundo os parâmetros pactuados e necessários para garantir ininterruptamente o acesso da Autora aos serviços, independentemente da efetiva utilização.</w:t>
      </w:r>
    </w:p>
    <w:p w14:paraId="2406B758" w14:textId="77777777" w:rsidR="00511632" w:rsidRPr="00511632" w:rsidRDefault="00511632" w:rsidP="00511632">
      <w:pPr>
        <w:pStyle w:val="PargrafodaLista"/>
        <w:spacing w:line="360" w:lineRule="auto"/>
        <w:ind w:left="2268"/>
        <w:jc w:val="both"/>
        <w:rPr>
          <w:rStyle w:val="Nomemensagem"/>
          <w:rFonts w:ascii="Century Gothic" w:hAnsi="Century Gothic"/>
          <w:b w:val="0"/>
          <w:caps w:val="0"/>
          <w:sz w:val="24"/>
          <w:szCs w:val="24"/>
        </w:rPr>
      </w:pPr>
    </w:p>
    <w:p w14:paraId="4E55D066" w14:textId="77777777" w:rsidR="00511632" w:rsidRDefault="00511632" w:rsidP="00753B23">
      <w:pPr>
        <w:pStyle w:val="PargrafodaLista"/>
        <w:numPr>
          <w:ilvl w:val="0"/>
          <w:numId w:val="7"/>
        </w:numPr>
        <w:spacing w:line="360" w:lineRule="auto"/>
        <w:ind w:left="0" w:firstLine="2268"/>
        <w:jc w:val="both"/>
        <w:rPr>
          <w:rStyle w:val="Nomemensagem"/>
          <w:rFonts w:ascii="Century Gothic" w:hAnsi="Century Gothic"/>
          <w:b w:val="0"/>
          <w:caps w:val="0"/>
          <w:sz w:val="24"/>
          <w:szCs w:val="24"/>
        </w:rPr>
      </w:pPr>
      <w:r w:rsidRPr="00511632">
        <w:rPr>
          <w:rStyle w:val="Nomemensagem"/>
          <w:rFonts w:ascii="Century Gothic" w:hAnsi="Century Gothic"/>
          <w:b w:val="0"/>
          <w:caps w:val="0"/>
          <w:sz w:val="24"/>
          <w:szCs w:val="24"/>
        </w:rPr>
        <w:t>Portanto, inequivocamente, a manutenção da estrutura mencionada implica custos operacionais e investimentos contínuos por parte da Ré, não sendo razoável, à luz dos princípios da vedação ao enriquecimento sem causa (art. 884 do Código Civil) e da preservação do equilíbrio econômico-financeiro dos contratos, que a Autora obtenha a rescisão contratual sem a devida compensação dos custos de manutenção estrutural, já incorridos e projetados com base na expectativa legítima da Ré de cumprimento integral do contrato.</w:t>
      </w:r>
    </w:p>
    <w:p w14:paraId="5E8CFDFE" w14:textId="77777777" w:rsidR="00511632" w:rsidRPr="00511632" w:rsidRDefault="00511632" w:rsidP="00511632">
      <w:pPr>
        <w:pStyle w:val="PargrafodaLista"/>
        <w:spacing w:line="360" w:lineRule="auto"/>
        <w:ind w:left="2268"/>
        <w:jc w:val="both"/>
        <w:rPr>
          <w:rStyle w:val="Nomemensagem"/>
          <w:rFonts w:ascii="Century Gothic" w:hAnsi="Century Gothic"/>
          <w:b w:val="0"/>
          <w:caps w:val="0"/>
          <w:sz w:val="24"/>
          <w:szCs w:val="24"/>
        </w:rPr>
      </w:pPr>
    </w:p>
    <w:p w14:paraId="4D28AC3A" w14:textId="11A71CC3" w:rsidR="00511632" w:rsidRDefault="00511632" w:rsidP="00753B23">
      <w:pPr>
        <w:pStyle w:val="PargrafodaLista"/>
        <w:numPr>
          <w:ilvl w:val="0"/>
          <w:numId w:val="7"/>
        </w:numPr>
        <w:spacing w:line="360" w:lineRule="auto"/>
        <w:ind w:left="0" w:firstLine="2268"/>
        <w:jc w:val="both"/>
        <w:rPr>
          <w:rStyle w:val="Nomemensagem"/>
          <w:rFonts w:ascii="Century Gothic" w:hAnsi="Century Gothic"/>
          <w:b w:val="0"/>
          <w:caps w:val="0"/>
          <w:sz w:val="24"/>
          <w:szCs w:val="24"/>
        </w:rPr>
      </w:pPr>
      <w:r w:rsidRPr="00511632">
        <w:rPr>
          <w:rStyle w:val="Nomemensagem"/>
          <w:rFonts w:ascii="Century Gothic" w:hAnsi="Century Gothic"/>
          <w:b w:val="0"/>
          <w:caps w:val="0"/>
          <w:sz w:val="24"/>
          <w:szCs w:val="24"/>
        </w:rPr>
        <w:t>O valor controvertido na presente demanda corresponde a R$ 170.079,50, referente ao período de 30</w:t>
      </w:r>
      <w:del w:id="54" w:author="Maria Cláudia Boaventura Soares" w:date="2025-06-26T15:30:00Z" w16du:dateUtc="2025-06-26T18:30:00Z">
        <w:r w:rsidRPr="00511632" w:rsidDel="00132605">
          <w:rPr>
            <w:rStyle w:val="Nomemensagem"/>
            <w:rFonts w:ascii="Century Gothic" w:hAnsi="Century Gothic"/>
            <w:b w:val="0"/>
            <w:caps w:val="0"/>
            <w:sz w:val="24"/>
            <w:szCs w:val="24"/>
          </w:rPr>
          <w:delText>/3/</w:delText>
        </w:r>
      </w:del>
      <w:ins w:id="55" w:author="Maria Cláudia Boaventura Soares" w:date="2025-06-26T15:30:00Z" w16du:dateUtc="2025-06-26T18:30:00Z">
        <w:r w:rsidR="00132605">
          <w:rPr>
            <w:rStyle w:val="Nomemensagem"/>
            <w:rFonts w:ascii="Century Gothic" w:hAnsi="Century Gothic"/>
            <w:b w:val="0"/>
            <w:caps w:val="0"/>
            <w:sz w:val="24"/>
            <w:szCs w:val="24"/>
          </w:rPr>
          <w:t>.03</w:t>
        </w:r>
      </w:ins>
      <w:ins w:id="56" w:author="Maria Cláudia Boaventura Soares" w:date="2025-06-26T15:31:00Z" w16du:dateUtc="2025-06-26T18:31:00Z">
        <w:r w:rsidR="00132605">
          <w:rPr>
            <w:rStyle w:val="Nomemensagem"/>
            <w:rFonts w:ascii="Century Gothic" w:hAnsi="Century Gothic"/>
            <w:b w:val="0"/>
            <w:caps w:val="0"/>
            <w:sz w:val="24"/>
            <w:szCs w:val="24"/>
          </w:rPr>
          <w:t>.</w:t>
        </w:r>
      </w:ins>
      <w:r w:rsidRPr="00511632">
        <w:rPr>
          <w:rStyle w:val="Nomemensagem"/>
          <w:rFonts w:ascii="Century Gothic" w:hAnsi="Century Gothic"/>
          <w:b w:val="0"/>
          <w:caps w:val="0"/>
          <w:sz w:val="24"/>
          <w:szCs w:val="24"/>
        </w:rPr>
        <w:t>2025 até o término da vigência contratual (13</w:t>
      </w:r>
      <w:del w:id="57" w:author="Maria Cláudia Boaventura Soares" w:date="2025-06-26T15:31:00Z" w16du:dateUtc="2025-06-26T18:31:00Z">
        <w:r w:rsidRPr="00511632" w:rsidDel="00132605">
          <w:rPr>
            <w:rStyle w:val="Nomemensagem"/>
            <w:rFonts w:ascii="Century Gothic" w:hAnsi="Century Gothic"/>
            <w:b w:val="0"/>
            <w:caps w:val="0"/>
            <w:sz w:val="24"/>
            <w:szCs w:val="24"/>
          </w:rPr>
          <w:delText>/</w:delText>
        </w:r>
      </w:del>
      <w:ins w:id="58" w:author="Maria Cláudia Boaventura Soares" w:date="2025-06-26T15:31:00Z" w16du:dateUtc="2025-06-26T18:31:00Z">
        <w:r w:rsidR="00132605">
          <w:rPr>
            <w:rStyle w:val="Nomemensagem"/>
            <w:rFonts w:ascii="Century Gothic" w:hAnsi="Century Gothic"/>
            <w:b w:val="0"/>
            <w:caps w:val="0"/>
            <w:sz w:val="24"/>
            <w:szCs w:val="24"/>
          </w:rPr>
          <w:t>.</w:t>
        </w:r>
      </w:ins>
      <w:r w:rsidRPr="00511632">
        <w:rPr>
          <w:rStyle w:val="Nomemensagem"/>
          <w:rFonts w:ascii="Century Gothic" w:hAnsi="Century Gothic"/>
          <w:b w:val="0"/>
          <w:caps w:val="0"/>
          <w:sz w:val="24"/>
          <w:szCs w:val="24"/>
        </w:rPr>
        <w:t>12</w:t>
      </w:r>
      <w:del w:id="59" w:author="Maria Cláudia Boaventura Soares" w:date="2025-06-26T15:31:00Z" w16du:dateUtc="2025-06-26T18:31:00Z">
        <w:r w:rsidRPr="00511632" w:rsidDel="00132605">
          <w:rPr>
            <w:rStyle w:val="Nomemensagem"/>
            <w:rFonts w:ascii="Century Gothic" w:hAnsi="Century Gothic"/>
            <w:b w:val="0"/>
            <w:caps w:val="0"/>
            <w:sz w:val="24"/>
            <w:szCs w:val="24"/>
          </w:rPr>
          <w:delText>/</w:delText>
        </w:r>
      </w:del>
      <w:ins w:id="60" w:author="Maria Cláudia Boaventura Soares" w:date="2025-06-26T15:31:00Z" w16du:dateUtc="2025-06-26T18:31:00Z">
        <w:r w:rsidR="00132605">
          <w:rPr>
            <w:rStyle w:val="Nomemensagem"/>
            <w:rFonts w:ascii="Century Gothic" w:hAnsi="Century Gothic"/>
            <w:b w:val="0"/>
            <w:caps w:val="0"/>
            <w:sz w:val="24"/>
            <w:szCs w:val="24"/>
          </w:rPr>
          <w:t>.</w:t>
        </w:r>
      </w:ins>
      <w:r w:rsidRPr="00511632">
        <w:rPr>
          <w:rStyle w:val="Nomemensagem"/>
          <w:rFonts w:ascii="Century Gothic" w:hAnsi="Century Gothic"/>
          <w:b w:val="0"/>
          <w:caps w:val="0"/>
          <w:sz w:val="24"/>
          <w:szCs w:val="24"/>
        </w:rPr>
        <w:t>2025 e 14</w:t>
      </w:r>
      <w:del w:id="61" w:author="Maria Cláudia Boaventura Soares" w:date="2025-06-26T15:31:00Z" w16du:dateUtc="2025-06-26T18:31:00Z">
        <w:r w:rsidRPr="00511632" w:rsidDel="00132605">
          <w:rPr>
            <w:rStyle w:val="Nomemensagem"/>
            <w:rFonts w:ascii="Century Gothic" w:hAnsi="Century Gothic"/>
            <w:b w:val="0"/>
            <w:caps w:val="0"/>
            <w:sz w:val="24"/>
            <w:szCs w:val="24"/>
          </w:rPr>
          <w:delText>/</w:delText>
        </w:r>
      </w:del>
      <w:ins w:id="62" w:author="Maria Cláudia Boaventura Soares" w:date="2025-06-26T15:31:00Z" w16du:dateUtc="2025-06-26T18:31:00Z">
        <w:r w:rsidR="00132605">
          <w:rPr>
            <w:rStyle w:val="Nomemensagem"/>
            <w:rFonts w:ascii="Century Gothic" w:hAnsi="Century Gothic"/>
            <w:b w:val="0"/>
            <w:caps w:val="0"/>
            <w:sz w:val="24"/>
            <w:szCs w:val="24"/>
          </w:rPr>
          <w:t>.</w:t>
        </w:r>
      </w:ins>
      <w:r w:rsidRPr="00511632">
        <w:rPr>
          <w:rStyle w:val="Nomemensagem"/>
          <w:rFonts w:ascii="Century Gothic" w:hAnsi="Century Gothic"/>
          <w:b w:val="0"/>
          <w:caps w:val="0"/>
          <w:sz w:val="24"/>
          <w:szCs w:val="24"/>
        </w:rPr>
        <w:t>12</w:t>
      </w:r>
      <w:ins w:id="63" w:author="Maria Cláudia Boaventura Soares" w:date="2025-06-26T15:31:00Z" w16du:dateUtc="2025-06-26T18:31:00Z">
        <w:r w:rsidR="00132605">
          <w:rPr>
            <w:rStyle w:val="Nomemensagem"/>
            <w:rFonts w:ascii="Century Gothic" w:hAnsi="Century Gothic"/>
            <w:b w:val="0"/>
            <w:caps w:val="0"/>
            <w:sz w:val="24"/>
            <w:szCs w:val="24"/>
          </w:rPr>
          <w:t>.</w:t>
        </w:r>
      </w:ins>
      <w:del w:id="64" w:author="Maria Cláudia Boaventura Soares" w:date="2025-06-26T15:31:00Z" w16du:dateUtc="2025-06-26T18:31:00Z">
        <w:r w:rsidRPr="00511632" w:rsidDel="00132605">
          <w:rPr>
            <w:rStyle w:val="Nomemensagem"/>
            <w:rFonts w:ascii="Century Gothic" w:hAnsi="Century Gothic"/>
            <w:b w:val="0"/>
            <w:caps w:val="0"/>
            <w:sz w:val="24"/>
            <w:szCs w:val="24"/>
          </w:rPr>
          <w:delText>/</w:delText>
        </w:r>
      </w:del>
      <w:r w:rsidRPr="00511632">
        <w:rPr>
          <w:rStyle w:val="Nomemensagem"/>
          <w:rFonts w:ascii="Century Gothic" w:hAnsi="Century Gothic"/>
          <w:b w:val="0"/>
          <w:caps w:val="0"/>
          <w:sz w:val="24"/>
          <w:szCs w:val="24"/>
        </w:rPr>
        <w:t>2025), demonstrando a substancialidade dos investimentos realizados pela Ré na disponibilização dos serviços.</w:t>
      </w:r>
    </w:p>
    <w:p w14:paraId="488E4A24" w14:textId="77777777" w:rsidR="00511632" w:rsidRPr="00511632" w:rsidRDefault="00511632" w:rsidP="00511632">
      <w:pPr>
        <w:pStyle w:val="PargrafodaLista"/>
        <w:spacing w:line="360" w:lineRule="auto"/>
        <w:ind w:left="2268"/>
        <w:jc w:val="both"/>
        <w:rPr>
          <w:rStyle w:val="Nomemensagem"/>
          <w:rFonts w:ascii="Century Gothic" w:hAnsi="Century Gothic"/>
          <w:b w:val="0"/>
          <w:caps w:val="0"/>
          <w:sz w:val="24"/>
          <w:szCs w:val="24"/>
        </w:rPr>
      </w:pPr>
    </w:p>
    <w:p w14:paraId="2C63F860" w14:textId="77777777" w:rsidR="00511632" w:rsidRDefault="00511632" w:rsidP="00753B23">
      <w:pPr>
        <w:pStyle w:val="PargrafodaLista"/>
        <w:numPr>
          <w:ilvl w:val="0"/>
          <w:numId w:val="7"/>
        </w:numPr>
        <w:spacing w:line="360" w:lineRule="auto"/>
        <w:ind w:left="0" w:firstLine="2268"/>
        <w:jc w:val="both"/>
        <w:rPr>
          <w:rStyle w:val="Nomemensagem"/>
          <w:rFonts w:ascii="Century Gothic" w:hAnsi="Century Gothic"/>
          <w:b w:val="0"/>
          <w:caps w:val="0"/>
          <w:sz w:val="24"/>
          <w:szCs w:val="24"/>
        </w:rPr>
      </w:pPr>
      <w:r w:rsidRPr="00511632">
        <w:rPr>
          <w:rStyle w:val="Nomemensagem"/>
          <w:rFonts w:ascii="Century Gothic" w:hAnsi="Century Gothic"/>
          <w:b w:val="0"/>
          <w:caps w:val="0"/>
          <w:sz w:val="24"/>
          <w:szCs w:val="24"/>
        </w:rPr>
        <w:t>Na remota hipótese de se admitir a rescisão antecipada, a fixação de multa compensatória em 20% (vinte por cento) do valor remanescente do contrato mostra-se perfeitamente adequada à natureza e ao vulto da contratação, percentual adotado como padrão de mercado em situações análogas.</w:t>
      </w:r>
    </w:p>
    <w:p w14:paraId="5E7446E8" w14:textId="77777777" w:rsidR="00511632" w:rsidRPr="00511632" w:rsidRDefault="00511632" w:rsidP="00511632">
      <w:pPr>
        <w:pStyle w:val="PargrafodaLista"/>
        <w:spacing w:line="360" w:lineRule="auto"/>
        <w:ind w:left="2268"/>
        <w:jc w:val="both"/>
        <w:rPr>
          <w:rStyle w:val="Nomemensagem"/>
          <w:rFonts w:ascii="Century Gothic" w:hAnsi="Century Gothic"/>
          <w:b w:val="0"/>
          <w:caps w:val="0"/>
          <w:sz w:val="24"/>
          <w:szCs w:val="24"/>
        </w:rPr>
      </w:pPr>
    </w:p>
    <w:p w14:paraId="123C4369" w14:textId="77777777" w:rsidR="00511632" w:rsidRDefault="00511632" w:rsidP="00753B23">
      <w:pPr>
        <w:pStyle w:val="PargrafodaLista"/>
        <w:numPr>
          <w:ilvl w:val="0"/>
          <w:numId w:val="7"/>
        </w:numPr>
        <w:spacing w:line="360" w:lineRule="auto"/>
        <w:ind w:left="0" w:firstLine="2268"/>
        <w:jc w:val="both"/>
        <w:rPr>
          <w:rStyle w:val="Nomemensagem"/>
          <w:rFonts w:ascii="Century Gothic" w:hAnsi="Century Gothic"/>
          <w:b w:val="0"/>
          <w:caps w:val="0"/>
          <w:sz w:val="24"/>
          <w:szCs w:val="24"/>
        </w:rPr>
      </w:pPr>
      <w:r w:rsidRPr="00511632">
        <w:rPr>
          <w:rStyle w:val="Nomemensagem"/>
          <w:rFonts w:ascii="Century Gothic" w:hAnsi="Century Gothic"/>
          <w:b w:val="0"/>
          <w:caps w:val="0"/>
          <w:sz w:val="24"/>
          <w:szCs w:val="24"/>
        </w:rPr>
        <w:t xml:space="preserve">Este percentual encontra respaldo na jurisprudência e atende aos princípios da razoabilidade e proporcionalidade, compensando </w:t>
      </w:r>
      <w:r w:rsidRPr="00511632">
        <w:rPr>
          <w:rStyle w:val="Nomemensagem"/>
          <w:rFonts w:ascii="Century Gothic" w:hAnsi="Century Gothic"/>
          <w:b w:val="0"/>
          <w:caps w:val="0"/>
          <w:sz w:val="24"/>
          <w:szCs w:val="24"/>
        </w:rPr>
        <w:lastRenderedPageBreak/>
        <w:t>adequadamente os investimentos realizados pela Ré na disponibilização e manutenção da infraestrutura, sem onerar excessivamente a Autora.</w:t>
      </w:r>
    </w:p>
    <w:p w14:paraId="2E8687C7" w14:textId="77777777" w:rsidR="00511632" w:rsidRPr="00511632" w:rsidRDefault="00511632" w:rsidP="00511632">
      <w:pPr>
        <w:pStyle w:val="PargrafodaLista"/>
        <w:spacing w:line="360" w:lineRule="auto"/>
        <w:ind w:left="2268"/>
        <w:jc w:val="both"/>
        <w:rPr>
          <w:rStyle w:val="Nomemensagem"/>
          <w:rFonts w:ascii="Century Gothic" w:hAnsi="Century Gothic"/>
          <w:b w:val="0"/>
          <w:caps w:val="0"/>
          <w:sz w:val="24"/>
          <w:szCs w:val="24"/>
        </w:rPr>
      </w:pPr>
    </w:p>
    <w:p w14:paraId="2CF2C007" w14:textId="77777777" w:rsidR="00511632" w:rsidRDefault="00511632" w:rsidP="00753B23">
      <w:pPr>
        <w:pStyle w:val="PargrafodaLista"/>
        <w:numPr>
          <w:ilvl w:val="0"/>
          <w:numId w:val="7"/>
        </w:numPr>
        <w:spacing w:line="360" w:lineRule="auto"/>
        <w:ind w:left="0" w:firstLine="2268"/>
        <w:jc w:val="both"/>
        <w:rPr>
          <w:rStyle w:val="Nomemensagem"/>
          <w:rFonts w:ascii="Century Gothic" w:hAnsi="Century Gothic"/>
          <w:b w:val="0"/>
          <w:caps w:val="0"/>
          <w:sz w:val="24"/>
          <w:szCs w:val="24"/>
        </w:rPr>
      </w:pPr>
      <w:r w:rsidRPr="00511632">
        <w:rPr>
          <w:rStyle w:val="Nomemensagem"/>
          <w:rFonts w:ascii="Century Gothic" w:hAnsi="Century Gothic"/>
          <w:b w:val="0"/>
          <w:caps w:val="0"/>
          <w:sz w:val="24"/>
          <w:szCs w:val="24"/>
        </w:rPr>
        <w:t>Em contratos desta magnitude, a multa de 20% representa compensação proporcional, especialmente considerando (i) o alto custo de disponibilidade para a Ré, que, para manter disponíveis os serviços à Autora, deixa de disponibilizar sua infraestrutura para outros clientes e (ii) os investimentos necessários e contínuos em manutenção, segurança e atualizações de sistema, que são dimensionados para todo o período de vigência dos contratos.</w:t>
      </w:r>
    </w:p>
    <w:p w14:paraId="5A466AC3" w14:textId="77777777" w:rsidR="00511632" w:rsidRPr="00511632" w:rsidRDefault="00511632" w:rsidP="00511632">
      <w:pPr>
        <w:pStyle w:val="PargrafodaLista"/>
        <w:spacing w:line="360" w:lineRule="auto"/>
        <w:ind w:left="2268"/>
        <w:jc w:val="both"/>
        <w:rPr>
          <w:rStyle w:val="Nomemensagem"/>
          <w:rFonts w:ascii="Century Gothic" w:hAnsi="Century Gothic"/>
          <w:b w:val="0"/>
          <w:caps w:val="0"/>
          <w:sz w:val="24"/>
          <w:szCs w:val="24"/>
        </w:rPr>
      </w:pPr>
    </w:p>
    <w:p w14:paraId="77BD9ED0" w14:textId="77777777" w:rsidR="00511632" w:rsidRDefault="00511632" w:rsidP="00753B23">
      <w:pPr>
        <w:pStyle w:val="PargrafodaLista"/>
        <w:numPr>
          <w:ilvl w:val="0"/>
          <w:numId w:val="7"/>
        </w:numPr>
        <w:spacing w:line="360" w:lineRule="auto"/>
        <w:ind w:left="0" w:firstLine="2268"/>
        <w:jc w:val="both"/>
        <w:rPr>
          <w:rStyle w:val="Nomemensagem"/>
          <w:rFonts w:ascii="Century Gothic" w:hAnsi="Century Gothic"/>
          <w:b w:val="0"/>
          <w:caps w:val="0"/>
          <w:sz w:val="24"/>
          <w:szCs w:val="24"/>
        </w:rPr>
      </w:pPr>
      <w:r w:rsidRPr="00511632">
        <w:rPr>
          <w:rStyle w:val="Nomemensagem"/>
          <w:rFonts w:ascii="Century Gothic" w:hAnsi="Century Gothic"/>
          <w:b w:val="0"/>
          <w:caps w:val="0"/>
          <w:sz w:val="24"/>
          <w:szCs w:val="24"/>
        </w:rPr>
        <w:t>A multa de 20% mostra-se especialmente razoável quando comparada às consequências do inadimplemento total, que autorizaria a cobrança integral das parcelas vincendas. Ao prever compensação significativamente inferior ao valor total do contrato, o percentual proposto atende ao princípio da proporcionalidade sem descuidar da seriedade do vínculo contratual.</w:t>
      </w:r>
    </w:p>
    <w:p w14:paraId="077A2632" w14:textId="77777777" w:rsidR="00511632" w:rsidRPr="00511632" w:rsidRDefault="00511632" w:rsidP="00511632">
      <w:pPr>
        <w:pStyle w:val="PargrafodaLista"/>
        <w:spacing w:line="360" w:lineRule="auto"/>
        <w:ind w:left="2268"/>
        <w:jc w:val="both"/>
        <w:rPr>
          <w:rStyle w:val="Nomemensagem"/>
          <w:rFonts w:ascii="Century Gothic" w:hAnsi="Century Gothic"/>
          <w:b w:val="0"/>
          <w:caps w:val="0"/>
          <w:sz w:val="24"/>
          <w:szCs w:val="24"/>
        </w:rPr>
      </w:pPr>
    </w:p>
    <w:p w14:paraId="11439738" w14:textId="40827C56" w:rsidR="00E55282" w:rsidRPr="00511632" w:rsidRDefault="00511632" w:rsidP="00753B23">
      <w:pPr>
        <w:pStyle w:val="PargrafodaLista"/>
        <w:numPr>
          <w:ilvl w:val="0"/>
          <w:numId w:val="7"/>
        </w:numPr>
        <w:spacing w:line="360" w:lineRule="auto"/>
        <w:ind w:left="0" w:firstLine="2268"/>
        <w:jc w:val="both"/>
        <w:rPr>
          <w:rStyle w:val="Nomemensagem"/>
          <w:rFonts w:ascii="Century Gothic" w:hAnsi="Century Gothic"/>
          <w:b w:val="0"/>
          <w:caps w:val="0"/>
          <w:sz w:val="24"/>
          <w:szCs w:val="24"/>
        </w:rPr>
      </w:pPr>
      <w:r w:rsidRPr="00511632">
        <w:rPr>
          <w:rStyle w:val="Nomemensagem"/>
          <w:rFonts w:ascii="Century Gothic" w:hAnsi="Century Gothic"/>
          <w:b w:val="0"/>
          <w:caps w:val="0"/>
          <w:sz w:val="24"/>
          <w:szCs w:val="24"/>
        </w:rPr>
        <w:t>Por todo o exposto, na remota hipótese de se admitir a rescisão antecipada, a multa rescisória deve ser calculada no percentual de 20% (vinte por cento) sobre o valor remanescente do contrato, garantindo a justa compensação à Ré pelos prejuízos decorrentes da interrupção prematura do contrato, o que representaria o valor de R$ 34.015,90 (trinta e quatro mil, quinze reais e noventa centavos).</w:t>
      </w:r>
    </w:p>
    <w:p w14:paraId="34A067DD" w14:textId="77777777" w:rsidR="00E55282" w:rsidRPr="00511632" w:rsidRDefault="00E55282" w:rsidP="00511632">
      <w:pPr>
        <w:pStyle w:val="PARGRAFOS"/>
        <w:numPr>
          <w:ilvl w:val="0"/>
          <w:numId w:val="0"/>
        </w:numPr>
        <w:rPr>
          <w:rStyle w:val="Nomemensagem"/>
          <w:b w:val="0"/>
          <w:caps w:val="0"/>
          <w:sz w:val="24"/>
        </w:rPr>
      </w:pPr>
    </w:p>
    <w:p w14:paraId="2EAB850A" w14:textId="1CF81597" w:rsidR="006B03AA" w:rsidRPr="00511632" w:rsidRDefault="006B03AA" w:rsidP="00511632">
      <w:pPr>
        <w:pStyle w:val="CAPTULOSPEA"/>
        <w:ind w:left="0" w:firstLine="0"/>
        <w:rPr>
          <w:rStyle w:val="Nomemensagem"/>
          <w:b/>
          <w:caps w:val="0"/>
          <w:sz w:val="24"/>
          <w:u w:val="single"/>
        </w:rPr>
      </w:pPr>
      <w:r w:rsidRPr="00511632">
        <w:rPr>
          <w:rStyle w:val="Nomemensagem"/>
          <w:b/>
          <w:caps w:val="0"/>
          <w:sz w:val="24"/>
          <w:u w:val="single"/>
        </w:rPr>
        <w:t>DO</w:t>
      </w:r>
      <w:r w:rsidR="00AB65BA" w:rsidRPr="00511632">
        <w:rPr>
          <w:rStyle w:val="Nomemensagem"/>
          <w:b/>
          <w:caps w:val="0"/>
          <w:sz w:val="24"/>
          <w:u w:val="single"/>
        </w:rPr>
        <w:t>S</w:t>
      </w:r>
      <w:r w:rsidRPr="00511632">
        <w:rPr>
          <w:rStyle w:val="Nomemensagem"/>
          <w:b/>
          <w:caps w:val="0"/>
          <w:sz w:val="24"/>
          <w:u w:val="single"/>
        </w:rPr>
        <w:t xml:space="preserve"> PEDIDO</w:t>
      </w:r>
      <w:r w:rsidR="00AB65BA" w:rsidRPr="00511632">
        <w:rPr>
          <w:rStyle w:val="Nomemensagem"/>
          <w:b/>
          <w:caps w:val="0"/>
          <w:sz w:val="24"/>
          <w:u w:val="single"/>
        </w:rPr>
        <w:t>S</w:t>
      </w:r>
    </w:p>
    <w:p w14:paraId="051BA95A" w14:textId="77777777" w:rsidR="006B03AA" w:rsidRPr="00511632" w:rsidRDefault="006B03AA" w:rsidP="00511632">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7425089F" w14:textId="16A305A3" w:rsidR="00BB4CFA" w:rsidRDefault="00BB4CFA" w:rsidP="00753B23">
      <w:pPr>
        <w:pStyle w:val="PargrafodaLista"/>
        <w:numPr>
          <w:ilvl w:val="0"/>
          <w:numId w:val="10"/>
        </w:numPr>
        <w:spacing w:line="360" w:lineRule="auto"/>
        <w:ind w:left="0" w:firstLine="2268"/>
        <w:jc w:val="both"/>
        <w:rPr>
          <w:rFonts w:ascii="Century Gothic" w:hAnsi="Century Gothic"/>
          <w:sz w:val="24"/>
          <w:szCs w:val="24"/>
        </w:rPr>
      </w:pPr>
      <w:r w:rsidRPr="00BB4CFA">
        <w:rPr>
          <w:rFonts w:ascii="Century Gothic" w:hAnsi="Century Gothic"/>
          <w:sz w:val="24"/>
          <w:szCs w:val="24"/>
        </w:rPr>
        <w:t xml:space="preserve">o </w:t>
      </w:r>
      <w:r w:rsidRPr="00BB4CFA">
        <w:rPr>
          <w:rFonts w:ascii="Century Gothic" w:hAnsi="Century Gothic"/>
          <w:b/>
          <w:bCs/>
          <w:sz w:val="24"/>
          <w:szCs w:val="24"/>
        </w:rPr>
        <w:t>acolhimento da</w:t>
      </w:r>
      <w:r w:rsidRPr="00BB4CFA">
        <w:rPr>
          <w:rFonts w:ascii="Century Gothic" w:hAnsi="Century Gothic"/>
          <w:sz w:val="24"/>
          <w:szCs w:val="24"/>
        </w:rPr>
        <w:t xml:space="preserve"> </w:t>
      </w:r>
      <w:r w:rsidRPr="00BB4CFA">
        <w:rPr>
          <w:rFonts w:ascii="Century Gothic" w:hAnsi="Century Gothic"/>
          <w:b/>
          <w:bCs/>
          <w:sz w:val="24"/>
          <w:szCs w:val="24"/>
        </w:rPr>
        <w:t>preliminar</w:t>
      </w:r>
      <w:r w:rsidRPr="00BB4CFA">
        <w:rPr>
          <w:rFonts w:ascii="Century Gothic" w:hAnsi="Century Gothic"/>
          <w:sz w:val="24"/>
          <w:szCs w:val="24"/>
        </w:rPr>
        <w:t xml:space="preserve"> suscitada, reconhecendo a inaplicabilidade do Código de Defesa do Consumidor à relação jurídica em discussão;</w:t>
      </w:r>
    </w:p>
    <w:p w14:paraId="01B4F837" w14:textId="77777777" w:rsidR="00BB4CFA" w:rsidRPr="00BB4CFA" w:rsidRDefault="00BB4CFA" w:rsidP="00BB4CFA">
      <w:pPr>
        <w:pStyle w:val="PargrafodaLista"/>
        <w:spacing w:line="360" w:lineRule="auto"/>
        <w:ind w:left="2628"/>
        <w:jc w:val="both"/>
        <w:rPr>
          <w:rFonts w:ascii="Century Gothic" w:hAnsi="Century Gothic"/>
          <w:sz w:val="24"/>
          <w:szCs w:val="24"/>
        </w:rPr>
      </w:pPr>
    </w:p>
    <w:p w14:paraId="4BC8C1A8" w14:textId="37A71DC4" w:rsidR="00BB4CFA" w:rsidRDefault="00BB4CFA" w:rsidP="00753B23">
      <w:pPr>
        <w:pStyle w:val="PargrafodaLista"/>
        <w:numPr>
          <w:ilvl w:val="0"/>
          <w:numId w:val="10"/>
        </w:numPr>
        <w:spacing w:line="360" w:lineRule="auto"/>
        <w:ind w:left="0" w:firstLine="2268"/>
        <w:jc w:val="both"/>
        <w:rPr>
          <w:rFonts w:ascii="Century Gothic" w:hAnsi="Century Gothic"/>
          <w:sz w:val="24"/>
          <w:szCs w:val="24"/>
        </w:rPr>
      </w:pPr>
      <w:r w:rsidRPr="00BB4CFA">
        <w:rPr>
          <w:rFonts w:ascii="Century Gothic" w:hAnsi="Century Gothic"/>
          <w:b/>
          <w:bCs/>
          <w:sz w:val="24"/>
          <w:szCs w:val="24"/>
        </w:rPr>
        <w:lastRenderedPageBreak/>
        <w:t>no mérito</w:t>
      </w:r>
      <w:r w:rsidRPr="00BB4CFA">
        <w:rPr>
          <w:rFonts w:ascii="Century Gothic" w:hAnsi="Century Gothic"/>
          <w:sz w:val="24"/>
          <w:szCs w:val="24"/>
        </w:rPr>
        <w:t xml:space="preserve">, seja a presente ação julgada </w:t>
      </w:r>
      <w:r w:rsidRPr="00BB4CFA">
        <w:rPr>
          <w:rFonts w:ascii="Century Gothic" w:hAnsi="Century Gothic"/>
          <w:b/>
          <w:bCs/>
          <w:sz w:val="24"/>
          <w:szCs w:val="24"/>
        </w:rPr>
        <w:t>TOTALMENTE IMPROCEDENTE</w:t>
      </w:r>
      <w:r w:rsidRPr="00BB4CFA">
        <w:rPr>
          <w:rFonts w:ascii="Century Gothic" w:hAnsi="Century Gothic"/>
          <w:sz w:val="24"/>
          <w:szCs w:val="24"/>
        </w:rPr>
        <w:t>, reconhecendo a impossibilidade de rescisão unilateral dos contratos sem justa causa, bem como a regularidade e exigibilidade das cobranças realizadas pela Ré;</w:t>
      </w:r>
    </w:p>
    <w:p w14:paraId="49337BAE" w14:textId="77777777" w:rsidR="00BB4CFA" w:rsidRPr="00BB4CFA" w:rsidRDefault="00BB4CFA" w:rsidP="00BB4CFA">
      <w:pPr>
        <w:pStyle w:val="PargrafodaLista"/>
        <w:spacing w:line="360" w:lineRule="auto"/>
        <w:ind w:left="2268"/>
        <w:jc w:val="both"/>
        <w:rPr>
          <w:rFonts w:ascii="Century Gothic" w:hAnsi="Century Gothic"/>
          <w:sz w:val="24"/>
          <w:szCs w:val="24"/>
        </w:rPr>
      </w:pPr>
    </w:p>
    <w:p w14:paraId="6FBA3AA5" w14:textId="212DC664" w:rsidR="00BB4CFA" w:rsidRDefault="00BB4CFA" w:rsidP="00753B23">
      <w:pPr>
        <w:pStyle w:val="PargrafodaLista"/>
        <w:numPr>
          <w:ilvl w:val="0"/>
          <w:numId w:val="10"/>
        </w:numPr>
        <w:spacing w:line="360" w:lineRule="auto"/>
        <w:ind w:left="0" w:firstLine="2268"/>
        <w:jc w:val="both"/>
        <w:rPr>
          <w:rFonts w:ascii="Century Gothic" w:hAnsi="Century Gothic"/>
          <w:sz w:val="24"/>
          <w:szCs w:val="24"/>
        </w:rPr>
      </w:pPr>
      <w:r w:rsidRPr="00BB4CFA">
        <w:rPr>
          <w:rFonts w:ascii="Century Gothic" w:hAnsi="Century Gothic"/>
          <w:b/>
          <w:bCs/>
          <w:sz w:val="24"/>
          <w:szCs w:val="24"/>
        </w:rPr>
        <w:t>subsidiariamente</w:t>
      </w:r>
      <w:r w:rsidRPr="00BB4CFA">
        <w:rPr>
          <w:rFonts w:ascii="Century Gothic" w:hAnsi="Century Gothic"/>
          <w:sz w:val="24"/>
          <w:szCs w:val="24"/>
        </w:rPr>
        <w:t xml:space="preserve">, na remota hipótese de V.Exa. entender pela possibilidade de rescisão contratual, a Ré manifesta desde já, em caráter subsidiário, excepcional e como demonstração de boa-fé negocial, sua disposição em aceitar a rescisão contratual mediante o pagamento, pela Autora, </w:t>
      </w:r>
      <w:r w:rsidRPr="00BB4CFA">
        <w:rPr>
          <w:rFonts w:ascii="Century Gothic" w:hAnsi="Century Gothic"/>
          <w:b/>
          <w:bCs/>
          <w:sz w:val="24"/>
          <w:szCs w:val="24"/>
        </w:rPr>
        <w:t>de multa compensatória no percentual de 20%</w:t>
      </w:r>
      <w:r w:rsidRPr="00BB4CFA">
        <w:rPr>
          <w:rFonts w:ascii="Century Gothic" w:hAnsi="Century Gothic"/>
          <w:sz w:val="24"/>
          <w:szCs w:val="24"/>
        </w:rPr>
        <w:t xml:space="preserve"> (vinte por cento) sobre o valor remanescente dos contratos, totalizando R$ 34.015,90 (trinta e quatro mil, quinze reais e noventa centavos), o que representaria solução equitativa para ambas as partes, observando o equilíbrio econômico-financeiro da relação jurídica e a justa compensação pelos investimentos já realizados pela Ré.</w:t>
      </w:r>
    </w:p>
    <w:p w14:paraId="03EFC354" w14:textId="77777777" w:rsidR="00BB4CFA" w:rsidRPr="00BB4CFA" w:rsidRDefault="00BB4CFA" w:rsidP="00BB4CFA">
      <w:pPr>
        <w:pStyle w:val="PargrafodaLista"/>
        <w:spacing w:line="360" w:lineRule="auto"/>
        <w:ind w:left="2268"/>
        <w:jc w:val="both"/>
        <w:rPr>
          <w:rFonts w:ascii="Century Gothic" w:hAnsi="Century Gothic"/>
          <w:sz w:val="24"/>
          <w:szCs w:val="24"/>
        </w:rPr>
      </w:pPr>
    </w:p>
    <w:p w14:paraId="5668CC5E" w14:textId="6E05C9A6" w:rsidR="00BB4CFA" w:rsidRDefault="00BB4CFA" w:rsidP="00753B23">
      <w:pPr>
        <w:pStyle w:val="PargrafodaLista"/>
        <w:numPr>
          <w:ilvl w:val="0"/>
          <w:numId w:val="10"/>
        </w:numPr>
        <w:spacing w:line="360" w:lineRule="auto"/>
        <w:ind w:left="0" w:firstLine="2268"/>
        <w:jc w:val="both"/>
        <w:rPr>
          <w:rFonts w:ascii="Century Gothic" w:hAnsi="Century Gothic"/>
          <w:sz w:val="24"/>
          <w:szCs w:val="24"/>
        </w:rPr>
      </w:pPr>
      <w:r>
        <w:rPr>
          <w:rFonts w:ascii="Century Gothic" w:hAnsi="Century Gothic"/>
          <w:sz w:val="24"/>
          <w:szCs w:val="24"/>
        </w:rPr>
        <w:t>e</w:t>
      </w:r>
      <w:r w:rsidRPr="00BB4CFA">
        <w:rPr>
          <w:rFonts w:ascii="Century Gothic" w:hAnsi="Century Gothic"/>
          <w:sz w:val="24"/>
          <w:szCs w:val="24"/>
        </w:rPr>
        <w:t>m qualquer hipótese, requer seja a Autora condenada ao pagamento das custas processuais e honorários advocatícios, estes fixados entre 10% e 20% sobre o valor da causa, nos termos do art. 85, §2º, do Código de Processo Civil.</w:t>
      </w:r>
    </w:p>
    <w:p w14:paraId="1CA07009" w14:textId="77777777" w:rsidR="00BB4CFA" w:rsidRPr="00BB4CFA" w:rsidRDefault="00BB4CFA" w:rsidP="00BB4CFA">
      <w:pPr>
        <w:pStyle w:val="PargrafodaLista"/>
        <w:spacing w:line="360" w:lineRule="auto"/>
        <w:ind w:left="2268"/>
        <w:jc w:val="both"/>
        <w:rPr>
          <w:rFonts w:ascii="Century Gothic" w:hAnsi="Century Gothic"/>
          <w:sz w:val="24"/>
          <w:szCs w:val="24"/>
        </w:rPr>
      </w:pPr>
    </w:p>
    <w:p w14:paraId="0D7518E1" w14:textId="77777777" w:rsidR="00BB4CFA" w:rsidRPr="00BB4CFA" w:rsidRDefault="00BB4CFA" w:rsidP="00753B23">
      <w:pPr>
        <w:pStyle w:val="PargrafodaLista"/>
        <w:numPr>
          <w:ilvl w:val="0"/>
          <w:numId w:val="9"/>
        </w:numPr>
        <w:tabs>
          <w:tab w:val="clear" w:pos="720"/>
        </w:tabs>
        <w:spacing w:line="360" w:lineRule="auto"/>
        <w:ind w:left="0" w:firstLine="2268"/>
        <w:jc w:val="both"/>
        <w:rPr>
          <w:rFonts w:ascii="Century Gothic" w:hAnsi="Century Gothic"/>
          <w:sz w:val="24"/>
          <w:szCs w:val="24"/>
        </w:rPr>
      </w:pPr>
      <w:r w:rsidRPr="00BB4CFA">
        <w:rPr>
          <w:rFonts w:ascii="Century Gothic" w:hAnsi="Century Gothic"/>
          <w:sz w:val="24"/>
          <w:szCs w:val="24"/>
        </w:rPr>
        <w:t>A Ré protesta pela produção de todas as provas em direito admitidas, especialmente documental, pericial e testemunhal, incluindo o depoimento pessoal do representante legal da Autora, sob pena de confissão.</w:t>
      </w:r>
    </w:p>
    <w:p w14:paraId="1547EFEE" w14:textId="77777777" w:rsidR="00511632" w:rsidRDefault="00511632" w:rsidP="00511632">
      <w:pPr>
        <w:pStyle w:val="PargrafodaLista"/>
        <w:spacing w:line="360" w:lineRule="auto"/>
        <w:ind w:left="2268"/>
        <w:jc w:val="both"/>
        <w:rPr>
          <w:rFonts w:ascii="Century Gothic" w:hAnsi="Century Gothic"/>
          <w:sz w:val="24"/>
          <w:szCs w:val="24"/>
        </w:rPr>
      </w:pPr>
    </w:p>
    <w:p w14:paraId="06683E5C" w14:textId="32505C39" w:rsidR="006B03AA" w:rsidRPr="00511632" w:rsidRDefault="00B1603B" w:rsidP="00753B23">
      <w:pPr>
        <w:pStyle w:val="PargrafodaLista"/>
        <w:numPr>
          <w:ilvl w:val="0"/>
          <w:numId w:val="9"/>
        </w:numPr>
        <w:tabs>
          <w:tab w:val="clear" w:pos="720"/>
        </w:tabs>
        <w:spacing w:line="360" w:lineRule="auto"/>
        <w:ind w:left="0" w:firstLine="2268"/>
        <w:jc w:val="both"/>
        <w:rPr>
          <w:rFonts w:ascii="Century Gothic" w:hAnsi="Century Gothic"/>
          <w:sz w:val="24"/>
          <w:szCs w:val="24"/>
        </w:rPr>
      </w:pPr>
      <w:r w:rsidRPr="00511632">
        <w:rPr>
          <w:rFonts w:ascii="Century Gothic" w:hAnsi="Century Gothic"/>
          <w:sz w:val="24"/>
          <w:szCs w:val="24"/>
        </w:rPr>
        <w:t>N</w:t>
      </w:r>
      <w:r w:rsidR="006B03AA" w:rsidRPr="00511632">
        <w:rPr>
          <w:rFonts w:ascii="Century Gothic" w:hAnsi="Century Gothic"/>
          <w:sz w:val="24"/>
          <w:szCs w:val="24"/>
        </w:rPr>
        <w:t xml:space="preserve">o mais, </w:t>
      </w:r>
      <w:r w:rsidR="00BB4CFA">
        <w:rPr>
          <w:rFonts w:ascii="Century Gothic" w:hAnsi="Century Gothic"/>
          <w:sz w:val="24"/>
          <w:szCs w:val="24"/>
        </w:rPr>
        <w:t xml:space="preserve">a Ré </w:t>
      </w:r>
      <w:r w:rsidR="006B03AA" w:rsidRPr="00511632">
        <w:rPr>
          <w:rFonts w:ascii="Century Gothic" w:hAnsi="Century Gothic"/>
          <w:sz w:val="24"/>
          <w:szCs w:val="24"/>
        </w:rPr>
        <w:t xml:space="preserve">indica o escritório de seus patronos, situado na Alameda Santos nº 211, 16º andar – cj. 1607 - São Paulo, CEP 01419-000 para o recebimento de intimações e para fins de cadastro, e requer que todas as publicações sejam realizadas exclusivamente em nome de </w:t>
      </w:r>
      <w:r w:rsidR="0035364C" w:rsidRPr="00511632">
        <w:rPr>
          <w:rFonts w:ascii="Century Gothic" w:hAnsi="Century Gothic"/>
          <w:b/>
          <w:bCs/>
          <w:sz w:val="24"/>
          <w:szCs w:val="24"/>
        </w:rPr>
        <w:t>Carlos Magno N. Rodrigues</w:t>
      </w:r>
      <w:r w:rsidR="006B03AA" w:rsidRPr="00511632">
        <w:rPr>
          <w:rFonts w:ascii="Century Gothic" w:hAnsi="Century Gothic"/>
          <w:b/>
          <w:bCs/>
          <w:sz w:val="24"/>
          <w:szCs w:val="24"/>
        </w:rPr>
        <w:t>, inscrito na OAB/SP nº 129.021</w:t>
      </w:r>
      <w:r w:rsidR="006B03AA" w:rsidRPr="00511632">
        <w:rPr>
          <w:rFonts w:ascii="Century Gothic" w:hAnsi="Century Gothic"/>
          <w:sz w:val="24"/>
          <w:szCs w:val="24"/>
        </w:rPr>
        <w:t xml:space="preserve">, sob pena de nulidade. </w:t>
      </w:r>
    </w:p>
    <w:p w14:paraId="1564D7D2" w14:textId="77777777" w:rsidR="00BB4CFA" w:rsidRDefault="00BB4CFA" w:rsidP="00511632">
      <w:pPr>
        <w:spacing w:line="360" w:lineRule="auto"/>
        <w:ind w:left="2268" w:right="42"/>
        <w:jc w:val="both"/>
        <w:rPr>
          <w:rFonts w:ascii="Century Gothic" w:hAnsi="Century Gothic"/>
          <w:sz w:val="24"/>
          <w:szCs w:val="24"/>
        </w:rPr>
      </w:pPr>
    </w:p>
    <w:p w14:paraId="223C7E93" w14:textId="4FEEC0BC" w:rsidR="006B03AA" w:rsidRPr="00511632" w:rsidRDefault="006B03AA" w:rsidP="00511632">
      <w:pPr>
        <w:spacing w:line="360" w:lineRule="auto"/>
        <w:ind w:left="2268" w:right="42"/>
        <w:jc w:val="both"/>
        <w:rPr>
          <w:rFonts w:ascii="Century Gothic" w:hAnsi="Century Gothic"/>
          <w:sz w:val="24"/>
          <w:szCs w:val="24"/>
        </w:rPr>
      </w:pPr>
      <w:r w:rsidRPr="00511632">
        <w:rPr>
          <w:rFonts w:ascii="Century Gothic" w:hAnsi="Century Gothic"/>
          <w:sz w:val="24"/>
          <w:szCs w:val="24"/>
        </w:rPr>
        <w:t>Termos em que,</w:t>
      </w:r>
    </w:p>
    <w:p w14:paraId="05D08587" w14:textId="77777777" w:rsidR="006B03AA" w:rsidRPr="00511632" w:rsidRDefault="006B03AA" w:rsidP="00511632">
      <w:pPr>
        <w:spacing w:line="360" w:lineRule="auto"/>
        <w:ind w:left="2268" w:right="42"/>
        <w:jc w:val="both"/>
        <w:rPr>
          <w:rFonts w:ascii="Century Gothic" w:hAnsi="Century Gothic"/>
          <w:sz w:val="24"/>
          <w:szCs w:val="24"/>
        </w:rPr>
      </w:pPr>
      <w:r w:rsidRPr="00511632">
        <w:rPr>
          <w:rFonts w:ascii="Century Gothic" w:hAnsi="Century Gothic"/>
          <w:sz w:val="24"/>
          <w:szCs w:val="24"/>
        </w:rPr>
        <w:t>Pede deferimento.</w:t>
      </w:r>
    </w:p>
    <w:p w14:paraId="2B9F4165" w14:textId="065E5622" w:rsidR="006B03AA" w:rsidRDefault="006B03AA" w:rsidP="00511632">
      <w:pPr>
        <w:spacing w:line="360" w:lineRule="auto"/>
        <w:ind w:left="2268" w:right="42"/>
        <w:jc w:val="both"/>
        <w:rPr>
          <w:rFonts w:ascii="Century Gothic" w:hAnsi="Century Gothic"/>
          <w:sz w:val="24"/>
          <w:szCs w:val="24"/>
        </w:rPr>
      </w:pPr>
      <w:r w:rsidRPr="00511632">
        <w:rPr>
          <w:rFonts w:ascii="Century Gothic" w:hAnsi="Century Gothic"/>
          <w:sz w:val="24"/>
          <w:szCs w:val="24"/>
        </w:rPr>
        <w:t xml:space="preserve">São Paulo, </w:t>
      </w:r>
      <w:r w:rsidR="00511632">
        <w:rPr>
          <w:rFonts w:ascii="Century Gothic" w:hAnsi="Century Gothic"/>
          <w:sz w:val="24"/>
          <w:szCs w:val="24"/>
        </w:rPr>
        <w:t>2</w:t>
      </w:r>
      <w:del w:id="65" w:author="Maria Cláudia Boaventura Soares" w:date="2025-06-26T15:31:00Z" w16du:dateUtc="2025-06-26T18:31:00Z">
        <w:r w:rsidR="00511632" w:rsidDel="007939FD">
          <w:rPr>
            <w:rFonts w:ascii="Century Gothic" w:hAnsi="Century Gothic"/>
            <w:sz w:val="24"/>
            <w:szCs w:val="24"/>
          </w:rPr>
          <w:delText>3</w:delText>
        </w:r>
      </w:del>
      <w:ins w:id="66" w:author="Maria Cláudia Boaventura Soares" w:date="2025-06-26T15:31:00Z" w16du:dateUtc="2025-06-26T18:31:00Z">
        <w:r w:rsidR="007939FD">
          <w:rPr>
            <w:rFonts w:ascii="Century Gothic" w:hAnsi="Century Gothic"/>
            <w:sz w:val="24"/>
            <w:szCs w:val="24"/>
          </w:rPr>
          <w:t>6</w:t>
        </w:r>
      </w:ins>
      <w:r w:rsidRPr="00511632">
        <w:rPr>
          <w:rFonts w:ascii="Century Gothic" w:hAnsi="Century Gothic"/>
          <w:sz w:val="24"/>
          <w:szCs w:val="24"/>
        </w:rPr>
        <w:t xml:space="preserve"> de </w:t>
      </w:r>
      <w:r w:rsidR="00511632">
        <w:rPr>
          <w:rFonts w:ascii="Century Gothic" w:hAnsi="Century Gothic"/>
          <w:sz w:val="24"/>
          <w:szCs w:val="24"/>
        </w:rPr>
        <w:t xml:space="preserve">junho </w:t>
      </w:r>
      <w:r w:rsidRPr="00511632">
        <w:rPr>
          <w:rFonts w:ascii="Century Gothic" w:hAnsi="Century Gothic"/>
          <w:sz w:val="24"/>
          <w:szCs w:val="24"/>
        </w:rPr>
        <w:t xml:space="preserve">de </w:t>
      </w:r>
      <w:r w:rsidR="00511632">
        <w:rPr>
          <w:rFonts w:ascii="Century Gothic" w:hAnsi="Century Gothic"/>
          <w:sz w:val="24"/>
          <w:szCs w:val="24"/>
        </w:rPr>
        <w:t>2025</w:t>
      </w:r>
    </w:p>
    <w:p w14:paraId="01B9D0BF" w14:textId="77777777" w:rsidR="00BB4CFA" w:rsidRPr="00511632" w:rsidRDefault="00BB4CFA" w:rsidP="00511632">
      <w:pPr>
        <w:spacing w:line="360" w:lineRule="auto"/>
        <w:ind w:left="2268" w:right="42"/>
        <w:jc w:val="both"/>
        <w:rPr>
          <w:rFonts w:ascii="Century Gothic" w:hAnsi="Century Gothic"/>
          <w:sz w:val="24"/>
          <w:szCs w:val="24"/>
        </w:rPr>
      </w:pPr>
    </w:p>
    <w:tbl>
      <w:tblPr>
        <w:tblStyle w:val="Tabelacomgrade"/>
        <w:tblW w:w="9356"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4"/>
        <w:gridCol w:w="4252"/>
      </w:tblGrid>
      <w:tr w:rsidR="009354F0" w:rsidRPr="00511632" w14:paraId="0A8A5C74" w14:textId="77777777" w:rsidTr="00E634A0">
        <w:tc>
          <w:tcPr>
            <w:tcW w:w="5104" w:type="dxa"/>
          </w:tcPr>
          <w:p w14:paraId="02FC3645" w14:textId="77777777" w:rsidR="006B03AA" w:rsidRPr="00511632" w:rsidRDefault="006B03AA" w:rsidP="00511632">
            <w:pPr>
              <w:tabs>
                <w:tab w:val="left" w:pos="1843"/>
              </w:tabs>
              <w:spacing w:line="360" w:lineRule="auto"/>
              <w:rPr>
                <w:rFonts w:ascii="Century Gothic" w:hAnsi="Century Gothic"/>
                <w:sz w:val="24"/>
                <w:szCs w:val="24"/>
              </w:rPr>
            </w:pPr>
            <w:r w:rsidRPr="00511632">
              <w:rPr>
                <w:rFonts w:ascii="Century Gothic" w:hAnsi="Century Gothic"/>
                <w:sz w:val="24"/>
                <w:szCs w:val="24"/>
              </w:rPr>
              <w:t>Carlos Magno N. Rodrigues</w:t>
            </w:r>
          </w:p>
          <w:p w14:paraId="20BAB582" w14:textId="77777777" w:rsidR="006B03AA" w:rsidRPr="00511632" w:rsidRDefault="006B03AA" w:rsidP="00511632">
            <w:pPr>
              <w:spacing w:line="360" w:lineRule="auto"/>
              <w:rPr>
                <w:rFonts w:ascii="Century Gothic" w:hAnsi="Century Gothic"/>
                <w:sz w:val="24"/>
                <w:szCs w:val="24"/>
              </w:rPr>
            </w:pPr>
            <w:r w:rsidRPr="00511632">
              <w:rPr>
                <w:rFonts w:ascii="Century Gothic" w:hAnsi="Century Gothic"/>
                <w:sz w:val="24"/>
                <w:szCs w:val="24"/>
              </w:rPr>
              <w:t>OAB/SP nº 129.021</w:t>
            </w:r>
            <w:r w:rsidRPr="00511632">
              <w:rPr>
                <w:rFonts w:ascii="Century Gothic" w:hAnsi="Century Gothic"/>
                <w:sz w:val="24"/>
                <w:szCs w:val="24"/>
              </w:rPr>
              <w:tab/>
            </w:r>
          </w:p>
          <w:p w14:paraId="35D1F7CC" w14:textId="77777777" w:rsidR="006B03AA" w:rsidRPr="00511632" w:rsidRDefault="006B03AA" w:rsidP="00511632">
            <w:pPr>
              <w:spacing w:line="360" w:lineRule="auto"/>
              <w:rPr>
                <w:rFonts w:ascii="Century Gothic" w:hAnsi="Century Gothic"/>
                <w:sz w:val="24"/>
                <w:szCs w:val="24"/>
              </w:rPr>
            </w:pPr>
          </w:p>
        </w:tc>
        <w:tc>
          <w:tcPr>
            <w:tcW w:w="4252" w:type="dxa"/>
          </w:tcPr>
          <w:p w14:paraId="531C2719" w14:textId="77777777" w:rsidR="006B03AA" w:rsidRPr="00511632" w:rsidRDefault="006B03AA" w:rsidP="00511632">
            <w:pPr>
              <w:tabs>
                <w:tab w:val="left" w:pos="1843"/>
              </w:tabs>
              <w:spacing w:line="360" w:lineRule="auto"/>
              <w:rPr>
                <w:rFonts w:ascii="Century Gothic" w:hAnsi="Century Gothic"/>
                <w:sz w:val="24"/>
                <w:szCs w:val="24"/>
              </w:rPr>
            </w:pPr>
            <w:r w:rsidRPr="00511632">
              <w:rPr>
                <w:rFonts w:ascii="Century Gothic" w:hAnsi="Century Gothic"/>
                <w:sz w:val="24"/>
                <w:szCs w:val="24"/>
              </w:rPr>
              <w:t>Maria Cláudia Boaventura Soares</w:t>
            </w:r>
          </w:p>
          <w:p w14:paraId="7A14C9B0" w14:textId="77777777" w:rsidR="006B03AA" w:rsidRPr="00511632" w:rsidRDefault="006B03AA" w:rsidP="00511632">
            <w:pPr>
              <w:spacing w:line="360" w:lineRule="auto"/>
              <w:rPr>
                <w:rFonts w:ascii="Century Gothic" w:hAnsi="Century Gothic"/>
                <w:sz w:val="24"/>
                <w:szCs w:val="24"/>
              </w:rPr>
            </w:pPr>
            <w:r w:rsidRPr="00511632">
              <w:rPr>
                <w:rFonts w:ascii="Century Gothic" w:hAnsi="Century Gothic"/>
                <w:sz w:val="24"/>
                <w:szCs w:val="24"/>
              </w:rPr>
              <w:t>OAB/SP nº 496.709</w:t>
            </w:r>
          </w:p>
        </w:tc>
      </w:tr>
      <w:tr w:rsidR="009354F0" w:rsidRPr="00511632" w14:paraId="02F2D64F" w14:textId="77777777" w:rsidTr="00E634A0">
        <w:tc>
          <w:tcPr>
            <w:tcW w:w="5104" w:type="dxa"/>
          </w:tcPr>
          <w:p w14:paraId="790976D3" w14:textId="77777777" w:rsidR="006B03AA" w:rsidRPr="00511632" w:rsidRDefault="006B03AA" w:rsidP="00511632">
            <w:pPr>
              <w:tabs>
                <w:tab w:val="left" w:pos="1843"/>
              </w:tabs>
              <w:spacing w:line="360" w:lineRule="auto"/>
              <w:rPr>
                <w:rFonts w:ascii="Century Gothic" w:hAnsi="Century Gothic"/>
                <w:sz w:val="24"/>
                <w:szCs w:val="24"/>
              </w:rPr>
            </w:pPr>
            <w:r w:rsidRPr="00511632">
              <w:rPr>
                <w:rFonts w:ascii="Century Gothic" w:hAnsi="Century Gothic"/>
                <w:sz w:val="24"/>
                <w:szCs w:val="24"/>
              </w:rPr>
              <w:t>Ana Beatriz Vianna Paoli</w:t>
            </w:r>
          </w:p>
          <w:p w14:paraId="7B206EB1" w14:textId="77777777" w:rsidR="006B03AA" w:rsidRPr="00511632" w:rsidRDefault="006B03AA" w:rsidP="00511632">
            <w:pPr>
              <w:tabs>
                <w:tab w:val="left" w:pos="1843"/>
              </w:tabs>
              <w:spacing w:line="360" w:lineRule="auto"/>
              <w:rPr>
                <w:rFonts w:ascii="Century Gothic" w:hAnsi="Century Gothic"/>
                <w:sz w:val="24"/>
                <w:szCs w:val="24"/>
              </w:rPr>
            </w:pPr>
            <w:r w:rsidRPr="00511632">
              <w:rPr>
                <w:rFonts w:ascii="Century Gothic" w:hAnsi="Century Gothic"/>
                <w:sz w:val="24"/>
                <w:szCs w:val="24"/>
              </w:rPr>
              <w:t>OAB/SP nº 493.706</w:t>
            </w:r>
          </w:p>
        </w:tc>
        <w:tc>
          <w:tcPr>
            <w:tcW w:w="4252" w:type="dxa"/>
          </w:tcPr>
          <w:p w14:paraId="264367D3" w14:textId="77777777" w:rsidR="006B03AA" w:rsidRPr="00511632" w:rsidRDefault="006B03AA" w:rsidP="00511632">
            <w:pPr>
              <w:tabs>
                <w:tab w:val="left" w:pos="1843"/>
              </w:tabs>
              <w:spacing w:line="360" w:lineRule="auto"/>
              <w:rPr>
                <w:rFonts w:ascii="Century Gothic" w:hAnsi="Century Gothic"/>
                <w:sz w:val="24"/>
                <w:szCs w:val="24"/>
              </w:rPr>
            </w:pPr>
          </w:p>
        </w:tc>
      </w:tr>
    </w:tbl>
    <w:p w14:paraId="1C2AB06F" w14:textId="77777777" w:rsidR="00184AE1" w:rsidRPr="00511632" w:rsidRDefault="00184AE1" w:rsidP="00511632">
      <w:pPr>
        <w:spacing w:line="360" w:lineRule="auto"/>
        <w:rPr>
          <w:rFonts w:ascii="Century Gothic" w:hAnsi="Century Gothic"/>
          <w:sz w:val="24"/>
          <w:szCs w:val="24"/>
        </w:rPr>
      </w:pPr>
    </w:p>
    <w:sectPr w:rsidR="00184AE1" w:rsidRPr="00511632" w:rsidSect="00582AA8">
      <w:headerReference w:type="default" r:id="rId7"/>
      <w:footerReference w:type="default" r:id="rId8"/>
      <w:pgSz w:w="11906" w:h="16838"/>
      <w:pgMar w:top="1417" w:right="1133"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9F382" w14:textId="77777777" w:rsidR="00582AA8" w:rsidRDefault="00582AA8" w:rsidP="00582AA8">
      <w:r>
        <w:separator/>
      </w:r>
    </w:p>
  </w:endnote>
  <w:endnote w:type="continuationSeparator" w:id="0">
    <w:p w14:paraId="136D5333" w14:textId="77777777" w:rsidR="00582AA8" w:rsidRDefault="00582AA8" w:rsidP="00582A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03E52" w14:textId="77777777" w:rsidR="00582AA8" w:rsidRPr="00582AA8" w:rsidRDefault="00582AA8" w:rsidP="00582AA8">
    <w:pPr>
      <w:ind w:right="-1"/>
      <w:jc w:val="right"/>
      <w:rPr>
        <w:rFonts w:cs="Arial"/>
        <w:color w:val="404040"/>
        <w:sz w:val="16"/>
        <w:szCs w:val="16"/>
      </w:rPr>
    </w:pPr>
    <w:r w:rsidRPr="00582AA8">
      <w:rPr>
        <w:rFonts w:cs="Arial"/>
        <w:color w:val="404040"/>
        <w:sz w:val="16"/>
        <w:szCs w:val="16"/>
      </w:rPr>
      <w:t>Alameda Santos nº. 211, 16º andar, cj. 1607</w:t>
    </w:r>
  </w:p>
  <w:p w14:paraId="4153CA99" w14:textId="77777777" w:rsidR="00582AA8" w:rsidRPr="00582AA8" w:rsidRDefault="00582AA8" w:rsidP="00582AA8">
    <w:pPr>
      <w:ind w:right="-1"/>
      <w:jc w:val="right"/>
      <w:rPr>
        <w:rFonts w:cs="Arial"/>
        <w:color w:val="404040"/>
        <w:sz w:val="16"/>
        <w:szCs w:val="16"/>
      </w:rPr>
    </w:pPr>
    <w:r w:rsidRPr="00582AA8">
      <w:rPr>
        <w:rFonts w:cs="Arial"/>
        <w:color w:val="404040"/>
        <w:sz w:val="16"/>
        <w:szCs w:val="16"/>
      </w:rPr>
      <w:t>São Paulo – SP 01419-000</w:t>
    </w:r>
  </w:p>
  <w:p w14:paraId="46901E42" w14:textId="77777777" w:rsidR="00582AA8" w:rsidRPr="00582AA8" w:rsidRDefault="00582AA8" w:rsidP="00582AA8">
    <w:pPr>
      <w:ind w:right="-1"/>
      <w:jc w:val="right"/>
      <w:rPr>
        <w:rFonts w:cs="Arial"/>
        <w:color w:val="404040"/>
        <w:sz w:val="16"/>
        <w:szCs w:val="16"/>
      </w:rPr>
    </w:pPr>
    <w:r w:rsidRPr="00582AA8">
      <w:rPr>
        <w:rFonts w:cs="Arial"/>
        <w:color w:val="404040"/>
        <w:sz w:val="16"/>
        <w:szCs w:val="16"/>
      </w:rPr>
      <w:t>Tel.: (11) 3044 4160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BF072" w14:textId="77777777" w:rsidR="00582AA8" w:rsidRDefault="00582AA8" w:rsidP="00582AA8">
      <w:r>
        <w:separator/>
      </w:r>
    </w:p>
  </w:footnote>
  <w:footnote w:type="continuationSeparator" w:id="0">
    <w:p w14:paraId="66D4DB05" w14:textId="77777777" w:rsidR="00582AA8" w:rsidRDefault="00582AA8" w:rsidP="00582A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9E7A4" w14:textId="77777777" w:rsidR="00582AA8" w:rsidRDefault="00582AA8" w:rsidP="00582AA8">
    <w:pPr>
      <w:tabs>
        <w:tab w:val="center" w:pos="4419"/>
        <w:tab w:val="right" w:pos="8505"/>
      </w:tabs>
      <w:jc w:val="right"/>
      <w:rPr>
        <w:sz w:val="52"/>
        <w:szCs w:val="52"/>
      </w:rPr>
    </w:pPr>
    <w:r w:rsidRPr="00582AA8">
      <w:rPr>
        <w:color w:val="BFBFBF"/>
        <w:sz w:val="52"/>
        <w:szCs w:val="52"/>
      </w:rPr>
      <w:t xml:space="preserve">C. M. </w:t>
    </w:r>
    <w:r w:rsidRPr="00582AA8">
      <w:rPr>
        <w:sz w:val="52"/>
        <w:szCs w:val="52"/>
      </w:rPr>
      <w:t>RODRIGUES</w:t>
    </w:r>
  </w:p>
  <w:p w14:paraId="7EAEB5B2" w14:textId="73784F6C" w:rsidR="00582AA8" w:rsidRDefault="00582AA8" w:rsidP="00582AA8">
    <w:pPr>
      <w:tabs>
        <w:tab w:val="center" w:pos="4419"/>
        <w:tab w:val="right" w:pos="8505"/>
      </w:tabs>
      <w:jc w:val="right"/>
    </w:pPr>
    <w:r w:rsidRPr="00582AA8">
      <w:t>Advogados</w:t>
    </w:r>
    <w:r w:rsidRPr="00582AA8">
      <w:rPr>
        <w:sz w:val="52"/>
        <w:szCs w:val="52"/>
      </w:rPr>
      <w:t xml:space="preserve"> </w:t>
    </w:r>
  </w:p>
  <w:p w14:paraId="366C5528" w14:textId="77777777" w:rsidR="00582AA8" w:rsidRPr="00582AA8" w:rsidRDefault="00582AA8" w:rsidP="00582AA8">
    <w:pPr>
      <w:tabs>
        <w:tab w:val="center" w:pos="4419"/>
        <w:tab w:val="right" w:pos="8505"/>
      </w:tabs>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A252C"/>
    <w:multiLevelType w:val="hybridMultilevel"/>
    <w:tmpl w:val="AAFE76F2"/>
    <w:lvl w:ilvl="0" w:tplc="8F2E7FBE">
      <w:start w:val="1"/>
      <w:numFmt w:val="upperLetter"/>
      <w:pStyle w:val="SUBITENSPEA"/>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9AB4274"/>
    <w:multiLevelType w:val="hybridMultilevel"/>
    <w:tmpl w:val="38D496A4"/>
    <w:lvl w:ilvl="0" w:tplc="32100ED4">
      <w:start w:val="1"/>
      <w:numFmt w:val="lowerLetter"/>
      <w:lvlText w:val="%1)"/>
      <w:lvlJc w:val="left"/>
      <w:pPr>
        <w:ind w:left="2628" w:hanging="360"/>
      </w:pPr>
      <w:rPr>
        <w:rFonts w:hint="default"/>
        <w:b/>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abstractNum w:abstractNumId="2" w15:restartNumberingAfterBreak="0">
    <w:nsid w:val="40972C6C"/>
    <w:multiLevelType w:val="hybridMultilevel"/>
    <w:tmpl w:val="CDE8BCFE"/>
    <w:lvl w:ilvl="0" w:tplc="010C62F0">
      <w:start w:val="1"/>
      <w:numFmt w:val="decimal"/>
      <w:pStyle w:val="PARGRAFOS"/>
      <w:lvlText w:val="%1."/>
      <w:lvlJc w:val="left"/>
      <w:pPr>
        <w:ind w:left="3338" w:hanging="360"/>
      </w:pPr>
      <w:rPr>
        <w:b w:val="0"/>
        <w:bCs/>
      </w:rPr>
    </w:lvl>
    <w:lvl w:ilvl="1" w:tplc="BF9C64A2">
      <w:start w:val="1"/>
      <w:numFmt w:val="lowerRoman"/>
      <w:lvlText w:val="%2."/>
      <w:lvlJc w:val="left"/>
      <w:pPr>
        <w:ind w:left="1800" w:hanging="720"/>
      </w:pPr>
      <w:rPr>
        <w:rFonts w:hint="default"/>
        <w:b w:val="0"/>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4C3563D7"/>
    <w:multiLevelType w:val="hybridMultilevel"/>
    <w:tmpl w:val="024455EE"/>
    <w:lvl w:ilvl="0" w:tplc="0614AA96">
      <w:start w:val="1"/>
      <w:numFmt w:val="lowerRoman"/>
      <w:pStyle w:val="miniitens"/>
      <w:lvlText w:val="%1."/>
      <w:lvlJc w:val="right"/>
      <w:pPr>
        <w:ind w:left="720" w:hanging="360"/>
      </w:pPr>
      <w:rPr>
        <w:rFonts w:ascii="Century Gothic" w:eastAsiaTheme="minorHAnsi" w:hAnsi="Century Gothic" w:cstheme="minorBidi" w:hint="default"/>
        <w:b w:val="0"/>
      </w:rPr>
    </w:lvl>
    <w:lvl w:ilvl="1" w:tplc="0416001B">
      <w:start w:val="1"/>
      <w:numFmt w:val="lowerRoman"/>
      <w:lvlText w:val="%2."/>
      <w:lvlJc w:val="righ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2251B89"/>
    <w:multiLevelType w:val="hybridMultilevel"/>
    <w:tmpl w:val="4822C796"/>
    <w:lvl w:ilvl="0" w:tplc="65FE1E58">
      <w:start w:val="1"/>
      <w:numFmt w:val="decimal"/>
      <w:lvlText w:val="%1."/>
      <w:lvlJc w:val="left"/>
      <w:pPr>
        <w:ind w:left="720" w:hanging="360"/>
      </w:pPr>
      <w:rPr>
        <w:rFonts w:ascii="Century Gothic" w:hAnsi="Century Gothic" w:hint="default"/>
        <w:sz w:val="24"/>
        <w:szCs w:val="3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53193B3C"/>
    <w:multiLevelType w:val="hybridMultilevel"/>
    <w:tmpl w:val="B36A97A6"/>
    <w:lvl w:ilvl="0" w:tplc="52ACE3DE">
      <w:start w:val="1"/>
      <w:numFmt w:val="lowerLetter"/>
      <w:pStyle w:val="PEDIDOS"/>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6" w15:restartNumberingAfterBreak="0">
    <w:nsid w:val="55E917E6"/>
    <w:multiLevelType w:val="multilevel"/>
    <w:tmpl w:val="74705526"/>
    <w:lvl w:ilvl="0">
      <w:start w:val="1"/>
      <w:numFmt w:val="lowerLetter"/>
      <w:lvlText w:val="%1."/>
      <w:lvlJc w:val="left"/>
      <w:pPr>
        <w:tabs>
          <w:tab w:val="num" w:pos="720"/>
        </w:tabs>
        <w:ind w:left="720" w:hanging="360"/>
      </w:pPr>
      <w:rPr>
        <w:rFonts w:ascii="Century Gothic" w:eastAsia="Times New Roman" w:hAnsi="Century Gothic" w:cs="Times New Roman"/>
      </w:rPr>
    </w:lvl>
    <w:lvl w:ilvl="1">
      <w:start w:val="1"/>
      <w:numFmt w:val="upperLetter"/>
      <w:lvlText w:val="%2."/>
      <w:lvlJc w:val="left"/>
      <w:pPr>
        <w:ind w:left="1440" w:hanging="360"/>
      </w:pPr>
      <w:rPr>
        <w:rFonts w:hint="default"/>
      </w:rPr>
    </w:lvl>
    <w:lvl w:ilvl="2">
      <w:start w:val="1"/>
      <w:numFmt w:val="lowerLetter"/>
      <w:pStyle w:val="miniminiitens"/>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8D7B4D"/>
    <w:multiLevelType w:val="hybridMultilevel"/>
    <w:tmpl w:val="6AACBD6C"/>
    <w:lvl w:ilvl="0" w:tplc="702CB4DC">
      <w:start w:val="1"/>
      <w:numFmt w:val="upperRoman"/>
      <w:pStyle w:val="CAPTULOSPEA"/>
      <w:lvlText w:val="%1."/>
      <w:lvlJc w:val="left"/>
      <w:pPr>
        <w:ind w:left="1080" w:hanging="720"/>
      </w:pPr>
    </w:lvl>
    <w:lvl w:ilvl="1" w:tplc="52260AAA">
      <w:start w:val="1"/>
      <w:numFmt w:val="lowerLetter"/>
      <w:pStyle w:val="subitensdetexto"/>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6A5A5A2E"/>
    <w:multiLevelType w:val="hybridMultilevel"/>
    <w:tmpl w:val="DFB818A8"/>
    <w:lvl w:ilvl="0" w:tplc="BD423934">
      <w:start w:val="1"/>
      <w:numFmt w:val="lowerLetter"/>
      <w:lvlText w:val="%1)"/>
      <w:lvlJc w:val="left"/>
      <w:pPr>
        <w:ind w:left="144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9" w15:restartNumberingAfterBreak="0">
    <w:nsid w:val="731952D9"/>
    <w:multiLevelType w:val="multilevel"/>
    <w:tmpl w:val="46442E8A"/>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4846728">
    <w:abstractNumId w:val="7"/>
  </w:num>
  <w:num w:numId="2" w16cid:durableId="223377956">
    <w:abstractNumId w:val="2"/>
  </w:num>
  <w:num w:numId="3" w16cid:durableId="2132899632">
    <w:abstractNumId w:val="0"/>
  </w:num>
  <w:num w:numId="4" w16cid:durableId="1558205272">
    <w:abstractNumId w:val="6"/>
  </w:num>
  <w:num w:numId="5" w16cid:durableId="2116560039">
    <w:abstractNumId w:val="3"/>
  </w:num>
  <w:num w:numId="6" w16cid:durableId="1398674478">
    <w:abstractNumId w:val="5"/>
  </w:num>
  <w:num w:numId="7" w16cid:durableId="396826957">
    <w:abstractNumId w:val="4"/>
  </w:num>
  <w:num w:numId="8" w16cid:durableId="1002202764">
    <w:abstractNumId w:val="8"/>
  </w:num>
  <w:num w:numId="9" w16cid:durableId="1555651880">
    <w:abstractNumId w:val="9"/>
  </w:num>
  <w:num w:numId="10" w16cid:durableId="1238441752">
    <w:abstractNumId w:val="1"/>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a Cláudia Boaventura Soares">
    <w15:presenceInfo w15:providerId="AD" w15:userId="S::mariaclaudia@cmr.adv.br::7a2ffcf2-84da-4513-9449-f935adcf00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AA8"/>
    <w:rsid w:val="000023EE"/>
    <w:rsid w:val="00016653"/>
    <w:rsid w:val="000237E6"/>
    <w:rsid w:val="00052B57"/>
    <w:rsid w:val="000E0B70"/>
    <w:rsid w:val="00132605"/>
    <w:rsid w:val="00184AE1"/>
    <w:rsid w:val="001C38D8"/>
    <w:rsid w:val="00213BE8"/>
    <w:rsid w:val="00242A89"/>
    <w:rsid w:val="00287BBD"/>
    <w:rsid w:val="00290F18"/>
    <w:rsid w:val="002B2B6F"/>
    <w:rsid w:val="0035364C"/>
    <w:rsid w:val="00353CEE"/>
    <w:rsid w:val="00372303"/>
    <w:rsid w:val="003B337C"/>
    <w:rsid w:val="003B77FF"/>
    <w:rsid w:val="003D4F03"/>
    <w:rsid w:val="003F302B"/>
    <w:rsid w:val="00453F17"/>
    <w:rsid w:val="00461EFD"/>
    <w:rsid w:val="00465A4C"/>
    <w:rsid w:val="004864CF"/>
    <w:rsid w:val="004A4089"/>
    <w:rsid w:val="004C074D"/>
    <w:rsid w:val="004D02AD"/>
    <w:rsid w:val="00511632"/>
    <w:rsid w:val="00555956"/>
    <w:rsid w:val="00582AA8"/>
    <w:rsid w:val="005C14D1"/>
    <w:rsid w:val="005E32DB"/>
    <w:rsid w:val="006224D7"/>
    <w:rsid w:val="00647BA6"/>
    <w:rsid w:val="00650603"/>
    <w:rsid w:val="006901F1"/>
    <w:rsid w:val="006925AF"/>
    <w:rsid w:val="006B03AA"/>
    <w:rsid w:val="006D3C1B"/>
    <w:rsid w:val="006F0B5C"/>
    <w:rsid w:val="006F1C99"/>
    <w:rsid w:val="006F42DB"/>
    <w:rsid w:val="00722AB0"/>
    <w:rsid w:val="007405D0"/>
    <w:rsid w:val="007513F2"/>
    <w:rsid w:val="00753B23"/>
    <w:rsid w:val="00774811"/>
    <w:rsid w:val="007866B8"/>
    <w:rsid w:val="007939FD"/>
    <w:rsid w:val="007C2A2F"/>
    <w:rsid w:val="00817E5E"/>
    <w:rsid w:val="00820BDD"/>
    <w:rsid w:val="008B6064"/>
    <w:rsid w:val="008B718F"/>
    <w:rsid w:val="0092073B"/>
    <w:rsid w:val="009354F0"/>
    <w:rsid w:val="00941E10"/>
    <w:rsid w:val="009677B2"/>
    <w:rsid w:val="00987CED"/>
    <w:rsid w:val="009F547C"/>
    <w:rsid w:val="009F5C7F"/>
    <w:rsid w:val="00A15788"/>
    <w:rsid w:val="00A24F2F"/>
    <w:rsid w:val="00A81538"/>
    <w:rsid w:val="00AB65BA"/>
    <w:rsid w:val="00AC265D"/>
    <w:rsid w:val="00B1603B"/>
    <w:rsid w:val="00B72102"/>
    <w:rsid w:val="00B72936"/>
    <w:rsid w:val="00BB4CFA"/>
    <w:rsid w:val="00BB548B"/>
    <w:rsid w:val="00BC64EB"/>
    <w:rsid w:val="00C210A2"/>
    <w:rsid w:val="00C21B90"/>
    <w:rsid w:val="00C30F60"/>
    <w:rsid w:val="00C537BD"/>
    <w:rsid w:val="00C63DED"/>
    <w:rsid w:val="00C94CC5"/>
    <w:rsid w:val="00CA7496"/>
    <w:rsid w:val="00CF2C0D"/>
    <w:rsid w:val="00D02AC5"/>
    <w:rsid w:val="00D506E9"/>
    <w:rsid w:val="00D94712"/>
    <w:rsid w:val="00DA3872"/>
    <w:rsid w:val="00DA7C4A"/>
    <w:rsid w:val="00DB35A2"/>
    <w:rsid w:val="00DE23E2"/>
    <w:rsid w:val="00E1215F"/>
    <w:rsid w:val="00E4545C"/>
    <w:rsid w:val="00E55282"/>
    <w:rsid w:val="00E669F7"/>
    <w:rsid w:val="00F24FA9"/>
    <w:rsid w:val="00F539CE"/>
    <w:rsid w:val="00F562DE"/>
    <w:rsid w:val="00F9486A"/>
    <w:rsid w:val="00FF397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EF809E"/>
  <w15:chartTrackingRefBased/>
  <w15:docId w15:val="{703C77B5-80A0-46B5-A6E9-3C6255968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3AA"/>
    <w:pPr>
      <w:spacing w:after="0" w:line="240" w:lineRule="auto"/>
    </w:pPr>
    <w:rPr>
      <w:rFonts w:ascii="Verdana" w:eastAsia="Times New Roman" w:hAnsi="Verdana" w:cs="Times New Roman"/>
      <w:kern w:val="0"/>
      <w:sz w:val="20"/>
      <w:szCs w:val="20"/>
      <w:lang w:eastAsia="pt-BR"/>
      <w14:ligatures w14:val="none"/>
    </w:rPr>
  </w:style>
  <w:style w:type="paragraph" w:styleId="Ttulo1">
    <w:name w:val="heading 1"/>
    <w:basedOn w:val="Normal"/>
    <w:next w:val="Normal"/>
    <w:link w:val="Ttulo1Char"/>
    <w:uiPriority w:val="9"/>
    <w:qFormat/>
    <w:rsid w:val="00582A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582A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582AA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82AA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82AA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82AA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82AA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82AA8"/>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82AA8"/>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82AA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582AA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582AA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82AA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82AA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82AA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82AA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82AA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82AA8"/>
    <w:rPr>
      <w:rFonts w:eastAsiaTheme="majorEastAsia" w:cstheme="majorBidi"/>
      <w:color w:val="272727" w:themeColor="text1" w:themeTint="D8"/>
    </w:rPr>
  </w:style>
  <w:style w:type="paragraph" w:styleId="Ttulo">
    <w:name w:val="Title"/>
    <w:basedOn w:val="Normal"/>
    <w:next w:val="Normal"/>
    <w:link w:val="TtuloChar"/>
    <w:uiPriority w:val="10"/>
    <w:qFormat/>
    <w:rsid w:val="00582AA8"/>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82AA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82AA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82AA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82AA8"/>
    <w:pPr>
      <w:spacing w:before="160"/>
      <w:jc w:val="center"/>
    </w:pPr>
    <w:rPr>
      <w:i/>
      <w:iCs/>
      <w:color w:val="404040" w:themeColor="text1" w:themeTint="BF"/>
    </w:rPr>
  </w:style>
  <w:style w:type="character" w:customStyle="1" w:styleId="CitaoChar">
    <w:name w:val="Citação Char"/>
    <w:basedOn w:val="Fontepargpadro"/>
    <w:link w:val="Citao"/>
    <w:uiPriority w:val="29"/>
    <w:rsid w:val="00582AA8"/>
    <w:rPr>
      <w:i/>
      <w:iCs/>
      <w:color w:val="404040" w:themeColor="text1" w:themeTint="BF"/>
    </w:rPr>
  </w:style>
  <w:style w:type="paragraph" w:styleId="PargrafodaLista">
    <w:name w:val="List Paragraph"/>
    <w:basedOn w:val="Normal"/>
    <w:link w:val="PargrafodaListaChar"/>
    <w:uiPriority w:val="34"/>
    <w:qFormat/>
    <w:rsid w:val="00582AA8"/>
    <w:pPr>
      <w:ind w:left="720"/>
      <w:contextualSpacing/>
    </w:pPr>
  </w:style>
  <w:style w:type="character" w:styleId="nfaseIntensa">
    <w:name w:val="Intense Emphasis"/>
    <w:basedOn w:val="Fontepargpadro"/>
    <w:uiPriority w:val="21"/>
    <w:qFormat/>
    <w:rsid w:val="00582AA8"/>
    <w:rPr>
      <w:i/>
      <w:iCs/>
      <w:color w:val="0F4761" w:themeColor="accent1" w:themeShade="BF"/>
    </w:rPr>
  </w:style>
  <w:style w:type="paragraph" w:styleId="CitaoIntensa">
    <w:name w:val="Intense Quote"/>
    <w:basedOn w:val="Normal"/>
    <w:next w:val="Normal"/>
    <w:link w:val="CitaoIntensaChar"/>
    <w:uiPriority w:val="30"/>
    <w:qFormat/>
    <w:rsid w:val="00582A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82AA8"/>
    <w:rPr>
      <w:i/>
      <w:iCs/>
      <w:color w:val="0F4761" w:themeColor="accent1" w:themeShade="BF"/>
    </w:rPr>
  </w:style>
  <w:style w:type="character" w:styleId="RefernciaIntensa">
    <w:name w:val="Intense Reference"/>
    <w:basedOn w:val="Fontepargpadro"/>
    <w:uiPriority w:val="32"/>
    <w:qFormat/>
    <w:rsid w:val="00582AA8"/>
    <w:rPr>
      <w:b/>
      <w:bCs/>
      <w:smallCaps/>
      <w:color w:val="0F4761" w:themeColor="accent1" w:themeShade="BF"/>
      <w:spacing w:val="5"/>
    </w:rPr>
  </w:style>
  <w:style w:type="paragraph" w:styleId="Cabealho">
    <w:name w:val="header"/>
    <w:basedOn w:val="Normal"/>
    <w:link w:val="CabealhoChar"/>
    <w:uiPriority w:val="99"/>
    <w:unhideWhenUsed/>
    <w:rsid w:val="00582AA8"/>
    <w:pPr>
      <w:tabs>
        <w:tab w:val="center" w:pos="4252"/>
        <w:tab w:val="right" w:pos="8504"/>
      </w:tabs>
    </w:pPr>
  </w:style>
  <w:style w:type="character" w:customStyle="1" w:styleId="CabealhoChar">
    <w:name w:val="Cabeçalho Char"/>
    <w:basedOn w:val="Fontepargpadro"/>
    <w:link w:val="Cabealho"/>
    <w:uiPriority w:val="99"/>
    <w:rsid w:val="00582AA8"/>
  </w:style>
  <w:style w:type="paragraph" w:styleId="Rodap">
    <w:name w:val="footer"/>
    <w:basedOn w:val="Normal"/>
    <w:link w:val="RodapChar"/>
    <w:uiPriority w:val="99"/>
    <w:unhideWhenUsed/>
    <w:rsid w:val="00582AA8"/>
    <w:pPr>
      <w:tabs>
        <w:tab w:val="center" w:pos="4252"/>
        <w:tab w:val="right" w:pos="8504"/>
      </w:tabs>
    </w:pPr>
  </w:style>
  <w:style w:type="character" w:customStyle="1" w:styleId="RodapChar">
    <w:name w:val="Rodapé Char"/>
    <w:basedOn w:val="Fontepargpadro"/>
    <w:link w:val="Rodap"/>
    <w:uiPriority w:val="99"/>
    <w:rsid w:val="00582AA8"/>
  </w:style>
  <w:style w:type="paragraph" w:customStyle="1" w:styleId="QUALIFICAO">
    <w:name w:val="QUALIFICAÇÃO"/>
    <w:link w:val="QUALIFICAOChar"/>
    <w:qFormat/>
    <w:rsid w:val="00582AA8"/>
    <w:pPr>
      <w:spacing w:line="360" w:lineRule="auto"/>
      <w:ind w:firstLine="1701"/>
      <w:jc w:val="both"/>
    </w:pPr>
    <w:rPr>
      <w:rFonts w:ascii="Century Gothic" w:hAnsi="Century Gothic"/>
    </w:rPr>
  </w:style>
  <w:style w:type="character" w:customStyle="1" w:styleId="QUALIFICAOChar">
    <w:name w:val="QUALIFICAÇÃO Char"/>
    <w:basedOn w:val="Fontepargpadro"/>
    <w:link w:val="QUALIFICAO"/>
    <w:rsid w:val="00582AA8"/>
    <w:rPr>
      <w:rFonts w:ascii="Century Gothic" w:hAnsi="Century Gothic"/>
    </w:rPr>
  </w:style>
  <w:style w:type="paragraph" w:customStyle="1" w:styleId="CAPTULOSPEA">
    <w:name w:val="CAPÍTULOS PEÇA"/>
    <w:link w:val="CAPTULOSPEAChar"/>
    <w:qFormat/>
    <w:rsid w:val="00A15788"/>
    <w:pPr>
      <w:numPr>
        <w:numId w:val="1"/>
      </w:numPr>
      <w:spacing w:after="0" w:line="360" w:lineRule="auto"/>
      <w:jc w:val="both"/>
    </w:pPr>
    <w:rPr>
      <w:rFonts w:ascii="Century Gothic" w:hAnsi="Century Gothic"/>
      <w:b/>
    </w:rPr>
  </w:style>
  <w:style w:type="character" w:customStyle="1" w:styleId="CAPTULOSPEAChar">
    <w:name w:val="CAPÍTULOS PEÇA Char"/>
    <w:basedOn w:val="Fontepargpadro"/>
    <w:link w:val="CAPTULOSPEA"/>
    <w:rsid w:val="00A15788"/>
    <w:rPr>
      <w:rFonts w:ascii="Century Gothic" w:hAnsi="Century Gothic"/>
      <w:b/>
    </w:rPr>
  </w:style>
  <w:style w:type="paragraph" w:customStyle="1" w:styleId="PARGRAFOS">
    <w:name w:val="PARÁGRAFOS"/>
    <w:basedOn w:val="CAPTULOSPEA"/>
    <w:link w:val="PARGRAFOSChar"/>
    <w:qFormat/>
    <w:rsid w:val="007866B8"/>
    <w:pPr>
      <w:numPr>
        <w:numId w:val="2"/>
      </w:numPr>
      <w:ind w:left="0" w:firstLine="1701"/>
    </w:pPr>
    <w:rPr>
      <w:b w:val="0"/>
    </w:rPr>
  </w:style>
  <w:style w:type="character" w:customStyle="1" w:styleId="PARGRAFOSChar">
    <w:name w:val="PARÁGRAFOS Char"/>
    <w:basedOn w:val="CAPTULOSPEAChar"/>
    <w:link w:val="PARGRAFOS"/>
    <w:rsid w:val="007866B8"/>
    <w:rPr>
      <w:rFonts w:ascii="Century Gothic" w:hAnsi="Century Gothic"/>
      <w:b w:val="0"/>
    </w:rPr>
  </w:style>
  <w:style w:type="paragraph" w:styleId="Textodenotaderodap">
    <w:name w:val="footnote text"/>
    <w:basedOn w:val="Normal"/>
    <w:link w:val="TextodenotaderodapChar"/>
    <w:rsid w:val="00555956"/>
    <w:pPr>
      <w:jc w:val="both"/>
    </w:pPr>
    <w:rPr>
      <w:sz w:val="18"/>
      <w:lang w:eastAsia="x-none"/>
    </w:rPr>
  </w:style>
  <w:style w:type="character" w:customStyle="1" w:styleId="TextodenotaderodapChar">
    <w:name w:val="Texto de nota de rodapé Char"/>
    <w:basedOn w:val="Fontepargpadro"/>
    <w:link w:val="Textodenotaderodap"/>
    <w:rsid w:val="00555956"/>
    <w:rPr>
      <w:rFonts w:ascii="Verdana" w:eastAsia="Times New Roman" w:hAnsi="Verdana" w:cs="Times New Roman"/>
      <w:kern w:val="0"/>
      <w:sz w:val="18"/>
      <w:szCs w:val="20"/>
      <w:lang w:eastAsia="x-none"/>
      <w14:ligatures w14:val="none"/>
    </w:rPr>
  </w:style>
  <w:style w:type="character" w:styleId="Refdenotaderodap">
    <w:name w:val="footnote reference"/>
    <w:rsid w:val="00555956"/>
    <w:rPr>
      <w:vertAlign w:val="superscript"/>
    </w:rPr>
  </w:style>
  <w:style w:type="paragraph" w:styleId="Corpodetexto">
    <w:name w:val="Body Text"/>
    <w:basedOn w:val="Normal"/>
    <w:link w:val="CorpodetextoChar"/>
    <w:rsid w:val="00555956"/>
    <w:pPr>
      <w:tabs>
        <w:tab w:val="left" w:pos="72"/>
        <w:tab w:val="left" w:pos="1915"/>
        <w:tab w:val="left" w:pos="3900"/>
        <w:tab w:val="left" w:pos="5743"/>
        <w:tab w:val="left" w:pos="7585"/>
      </w:tabs>
    </w:pPr>
    <w:rPr>
      <w:rFonts w:ascii="Arial" w:hAnsi="Arial"/>
      <w:sz w:val="12"/>
      <w:lang w:val="x-none" w:eastAsia="x-none"/>
    </w:rPr>
  </w:style>
  <w:style w:type="character" w:customStyle="1" w:styleId="CorpodetextoChar">
    <w:name w:val="Corpo de texto Char"/>
    <w:basedOn w:val="Fontepargpadro"/>
    <w:link w:val="Corpodetexto"/>
    <w:rsid w:val="00555956"/>
    <w:rPr>
      <w:rFonts w:ascii="Arial" w:eastAsia="Times New Roman" w:hAnsi="Arial" w:cs="Times New Roman"/>
      <w:kern w:val="0"/>
      <w:sz w:val="12"/>
      <w:szCs w:val="20"/>
      <w:lang w:val="x-none" w:eastAsia="x-none"/>
      <w14:ligatures w14:val="none"/>
    </w:rPr>
  </w:style>
  <w:style w:type="character" w:styleId="Hyperlink">
    <w:name w:val="Hyperlink"/>
    <w:rsid w:val="00555956"/>
    <w:rPr>
      <w:color w:val="0000FF"/>
      <w:u w:val="single"/>
    </w:rPr>
  </w:style>
  <w:style w:type="paragraph" w:customStyle="1" w:styleId="SUBITENSPEA">
    <w:name w:val="SUBITENS PEÇA"/>
    <w:basedOn w:val="CAPTULOSPEA"/>
    <w:link w:val="SUBITENSPEAChar"/>
    <w:qFormat/>
    <w:rsid w:val="00184AE1"/>
    <w:pPr>
      <w:numPr>
        <w:numId w:val="3"/>
      </w:numPr>
    </w:pPr>
  </w:style>
  <w:style w:type="character" w:customStyle="1" w:styleId="SUBITENSPEAChar">
    <w:name w:val="SUBITENS PEÇA Char"/>
    <w:basedOn w:val="CAPTULOSPEAChar"/>
    <w:link w:val="SUBITENSPEA"/>
    <w:rsid w:val="00184AE1"/>
    <w:rPr>
      <w:rFonts w:ascii="Century Gothic" w:hAnsi="Century Gothic"/>
      <w:b/>
    </w:rPr>
  </w:style>
  <w:style w:type="paragraph" w:customStyle="1" w:styleId="CITAO0">
    <w:name w:val="CITAÇÃO"/>
    <w:basedOn w:val="PARGRAFOS"/>
    <w:link w:val="CITAOChar0"/>
    <w:qFormat/>
    <w:rsid w:val="00C94CC5"/>
    <w:pPr>
      <w:numPr>
        <w:numId w:val="0"/>
      </w:numPr>
      <w:spacing w:line="240" w:lineRule="auto"/>
      <w:ind w:left="1701"/>
    </w:pPr>
    <w:rPr>
      <w:i/>
      <w:iCs/>
      <w:sz w:val="20"/>
      <w:szCs w:val="20"/>
    </w:rPr>
  </w:style>
  <w:style w:type="character" w:customStyle="1" w:styleId="CITAOChar0">
    <w:name w:val="CITAÇÃO Char"/>
    <w:basedOn w:val="PARGRAFOSChar"/>
    <w:link w:val="CITAO0"/>
    <w:rsid w:val="00C94CC5"/>
    <w:rPr>
      <w:rFonts w:ascii="Century Gothic" w:hAnsi="Century Gothic"/>
      <w:b w:val="0"/>
      <w:i/>
      <w:iCs/>
      <w:sz w:val="20"/>
      <w:szCs w:val="20"/>
    </w:rPr>
  </w:style>
  <w:style w:type="paragraph" w:customStyle="1" w:styleId="whitespace-pre-wrap">
    <w:name w:val="whitespace-pre-wrap"/>
    <w:basedOn w:val="Normal"/>
    <w:rsid w:val="002B2B6F"/>
    <w:pPr>
      <w:spacing w:before="100" w:beforeAutospacing="1" w:after="100" w:afterAutospacing="1"/>
    </w:pPr>
    <w:rPr>
      <w:rFonts w:ascii="Times New Roman" w:hAnsi="Times New Roman"/>
    </w:rPr>
  </w:style>
  <w:style w:type="table" w:styleId="Tabelacomgrade">
    <w:name w:val="Table Grid"/>
    <w:basedOn w:val="Tabelanormal"/>
    <w:rsid w:val="00184AE1"/>
    <w:pPr>
      <w:spacing w:after="0" w:line="240" w:lineRule="auto"/>
    </w:pPr>
    <w:rPr>
      <w:rFonts w:ascii="Times New Roman" w:eastAsia="Times New Roman" w:hAnsi="Times New Roman" w:cs="Times New Roman"/>
      <w:kern w:val="0"/>
      <w:sz w:val="20"/>
      <w:szCs w:val="20"/>
      <w:lang w:eastAsia="pt-B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iniitens">
    <w:name w:val="mini itens"/>
    <w:basedOn w:val="PargrafodaLista"/>
    <w:link w:val="miniitensChar"/>
    <w:qFormat/>
    <w:rsid w:val="00A15788"/>
    <w:pPr>
      <w:numPr>
        <w:numId w:val="5"/>
      </w:numPr>
      <w:spacing w:line="360" w:lineRule="auto"/>
      <w:jc w:val="both"/>
    </w:pPr>
    <w:rPr>
      <w:rFonts w:ascii="Century Gothic" w:hAnsi="Century Gothic"/>
    </w:rPr>
  </w:style>
  <w:style w:type="character" w:customStyle="1" w:styleId="PargrafodaListaChar">
    <w:name w:val="Parágrafo da Lista Char"/>
    <w:basedOn w:val="Fontepargpadro"/>
    <w:link w:val="PargrafodaLista"/>
    <w:uiPriority w:val="34"/>
    <w:rsid w:val="00A15788"/>
  </w:style>
  <w:style w:type="character" w:customStyle="1" w:styleId="miniitensChar">
    <w:name w:val="mini itens Char"/>
    <w:basedOn w:val="PargrafodaListaChar"/>
    <w:link w:val="miniitens"/>
    <w:rsid w:val="00A15788"/>
    <w:rPr>
      <w:rFonts w:ascii="Century Gothic" w:eastAsia="Times New Roman" w:hAnsi="Century Gothic" w:cs="Times New Roman"/>
      <w:kern w:val="0"/>
      <w:sz w:val="20"/>
      <w:szCs w:val="20"/>
      <w:lang w:eastAsia="pt-BR"/>
      <w14:ligatures w14:val="none"/>
    </w:rPr>
  </w:style>
  <w:style w:type="paragraph" w:customStyle="1" w:styleId="miniminiitens">
    <w:name w:val="minimini itens"/>
    <w:basedOn w:val="PARGRAFOS"/>
    <w:link w:val="miniminiitensChar"/>
    <w:qFormat/>
    <w:rsid w:val="00A15788"/>
    <w:pPr>
      <w:numPr>
        <w:ilvl w:val="2"/>
        <w:numId w:val="4"/>
      </w:numPr>
    </w:pPr>
  </w:style>
  <w:style w:type="character" w:customStyle="1" w:styleId="miniminiitensChar">
    <w:name w:val="minimini itens Char"/>
    <w:basedOn w:val="PARGRAFOSChar"/>
    <w:link w:val="miniminiitens"/>
    <w:rsid w:val="00A15788"/>
    <w:rPr>
      <w:rFonts w:ascii="Century Gothic" w:hAnsi="Century Gothic"/>
      <w:b w:val="0"/>
    </w:rPr>
  </w:style>
  <w:style w:type="paragraph" w:customStyle="1" w:styleId="AAAAAAAAAAAA">
    <w:name w:val="AAAAAAAAAAAA"/>
    <w:basedOn w:val="miniminiitens"/>
    <w:link w:val="AAAAAAAAAAAAChar"/>
    <w:qFormat/>
    <w:rsid w:val="007C2A2F"/>
    <w:pPr>
      <w:ind w:left="1701" w:firstLine="0"/>
    </w:pPr>
  </w:style>
  <w:style w:type="character" w:customStyle="1" w:styleId="AAAAAAAAAAAAChar">
    <w:name w:val="AAAAAAAAAAAA Char"/>
    <w:basedOn w:val="miniminiitensChar"/>
    <w:link w:val="AAAAAAAAAAAA"/>
    <w:rsid w:val="007C2A2F"/>
    <w:rPr>
      <w:rFonts w:ascii="Century Gothic" w:hAnsi="Century Gothic"/>
      <w:b w:val="0"/>
    </w:rPr>
  </w:style>
  <w:style w:type="paragraph" w:customStyle="1" w:styleId="PEDIDOS">
    <w:name w:val="PEDIDOS"/>
    <w:link w:val="PEDIDOSChar"/>
    <w:qFormat/>
    <w:rsid w:val="004D02AD"/>
    <w:pPr>
      <w:numPr>
        <w:numId w:val="6"/>
      </w:numPr>
      <w:spacing w:line="360" w:lineRule="auto"/>
      <w:ind w:left="1701" w:firstLine="0"/>
      <w:jc w:val="both"/>
    </w:pPr>
    <w:rPr>
      <w:rFonts w:ascii="Century Gothic" w:hAnsi="Century Gothic"/>
    </w:rPr>
  </w:style>
  <w:style w:type="character" w:customStyle="1" w:styleId="PEDIDOSChar">
    <w:name w:val="PEDIDOS Char"/>
    <w:basedOn w:val="Fontepargpadro"/>
    <w:link w:val="PEDIDOS"/>
    <w:rsid w:val="004D02AD"/>
    <w:rPr>
      <w:rFonts w:ascii="Century Gothic" w:hAnsi="Century Gothic"/>
    </w:rPr>
  </w:style>
  <w:style w:type="paragraph" w:styleId="Reviso">
    <w:name w:val="Revision"/>
    <w:hidden/>
    <w:uiPriority w:val="99"/>
    <w:semiHidden/>
    <w:rsid w:val="00820BDD"/>
    <w:pPr>
      <w:spacing w:after="0" w:line="240" w:lineRule="auto"/>
    </w:pPr>
  </w:style>
  <w:style w:type="character" w:styleId="Refdecomentrio">
    <w:name w:val="annotation reference"/>
    <w:basedOn w:val="Fontepargpadro"/>
    <w:uiPriority w:val="99"/>
    <w:semiHidden/>
    <w:unhideWhenUsed/>
    <w:rsid w:val="00C63DED"/>
    <w:rPr>
      <w:sz w:val="16"/>
      <w:szCs w:val="16"/>
    </w:rPr>
  </w:style>
  <w:style w:type="paragraph" w:styleId="Textodecomentrio">
    <w:name w:val="annotation text"/>
    <w:basedOn w:val="Normal"/>
    <w:link w:val="TextodecomentrioChar"/>
    <w:uiPriority w:val="99"/>
    <w:unhideWhenUsed/>
    <w:rsid w:val="00C63DED"/>
  </w:style>
  <w:style w:type="character" w:customStyle="1" w:styleId="TextodecomentrioChar">
    <w:name w:val="Texto de comentário Char"/>
    <w:basedOn w:val="Fontepargpadro"/>
    <w:link w:val="Textodecomentrio"/>
    <w:uiPriority w:val="99"/>
    <w:rsid w:val="00C63DED"/>
    <w:rPr>
      <w:sz w:val="20"/>
      <w:szCs w:val="20"/>
    </w:rPr>
  </w:style>
  <w:style w:type="paragraph" w:styleId="Assuntodocomentrio">
    <w:name w:val="annotation subject"/>
    <w:basedOn w:val="Textodecomentrio"/>
    <w:next w:val="Textodecomentrio"/>
    <w:link w:val="AssuntodocomentrioChar"/>
    <w:uiPriority w:val="99"/>
    <w:semiHidden/>
    <w:unhideWhenUsed/>
    <w:rsid w:val="00C63DED"/>
    <w:rPr>
      <w:b/>
      <w:bCs/>
    </w:rPr>
  </w:style>
  <w:style w:type="character" w:customStyle="1" w:styleId="AssuntodocomentrioChar">
    <w:name w:val="Assunto do comentário Char"/>
    <w:basedOn w:val="TextodecomentrioChar"/>
    <w:link w:val="Assuntodocomentrio"/>
    <w:uiPriority w:val="99"/>
    <w:semiHidden/>
    <w:rsid w:val="00C63DED"/>
    <w:rPr>
      <w:b/>
      <w:bCs/>
      <w:sz w:val="20"/>
      <w:szCs w:val="20"/>
    </w:rPr>
  </w:style>
  <w:style w:type="character" w:customStyle="1" w:styleId="Nomemensagem">
    <w:name w:val="Nome mensagem"/>
    <w:rsid w:val="006B03AA"/>
    <w:rPr>
      <w:b/>
      <w:caps/>
      <w:sz w:val="20"/>
    </w:rPr>
  </w:style>
  <w:style w:type="paragraph" w:customStyle="1" w:styleId="subitensdetexto">
    <w:name w:val="subitens de texto"/>
    <w:basedOn w:val="PARGRAFOS"/>
    <w:link w:val="subitensdetextoChar"/>
    <w:qFormat/>
    <w:rsid w:val="005E32DB"/>
    <w:pPr>
      <w:numPr>
        <w:ilvl w:val="1"/>
        <w:numId w:val="1"/>
      </w:numPr>
      <w:ind w:left="1701" w:firstLine="0"/>
    </w:pPr>
  </w:style>
  <w:style w:type="character" w:customStyle="1" w:styleId="subitensdetextoChar">
    <w:name w:val="subitens de texto Char"/>
    <w:basedOn w:val="PARGRAFOSChar"/>
    <w:link w:val="subitensdetexto"/>
    <w:rsid w:val="005E32DB"/>
    <w:rPr>
      <w:rFonts w:ascii="Century Gothic" w:hAnsi="Century Gothic"/>
      <w:b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98538">
      <w:bodyDiv w:val="1"/>
      <w:marLeft w:val="0"/>
      <w:marRight w:val="0"/>
      <w:marTop w:val="0"/>
      <w:marBottom w:val="0"/>
      <w:divBdr>
        <w:top w:val="none" w:sz="0" w:space="0" w:color="auto"/>
        <w:left w:val="none" w:sz="0" w:space="0" w:color="auto"/>
        <w:bottom w:val="none" w:sz="0" w:space="0" w:color="auto"/>
        <w:right w:val="none" w:sz="0" w:space="0" w:color="auto"/>
      </w:divBdr>
    </w:div>
    <w:div w:id="44455080">
      <w:bodyDiv w:val="1"/>
      <w:marLeft w:val="0"/>
      <w:marRight w:val="0"/>
      <w:marTop w:val="0"/>
      <w:marBottom w:val="0"/>
      <w:divBdr>
        <w:top w:val="none" w:sz="0" w:space="0" w:color="auto"/>
        <w:left w:val="none" w:sz="0" w:space="0" w:color="auto"/>
        <w:bottom w:val="none" w:sz="0" w:space="0" w:color="auto"/>
        <w:right w:val="none" w:sz="0" w:space="0" w:color="auto"/>
      </w:divBdr>
    </w:div>
    <w:div w:id="55787899">
      <w:bodyDiv w:val="1"/>
      <w:marLeft w:val="0"/>
      <w:marRight w:val="0"/>
      <w:marTop w:val="0"/>
      <w:marBottom w:val="0"/>
      <w:divBdr>
        <w:top w:val="none" w:sz="0" w:space="0" w:color="auto"/>
        <w:left w:val="none" w:sz="0" w:space="0" w:color="auto"/>
        <w:bottom w:val="none" w:sz="0" w:space="0" w:color="auto"/>
        <w:right w:val="none" w:sz="0" w:space="0" w:color="auto"/>
      </w:divBdr>
    </w:div>
    <w:div w:id="96099255">
      <w:bodyDiv w:val="1"/>
      <w:marLeft w:val="0"/>
      <w:marRight w:val="0"/>
      <w:marTop w:val="0"/>
      <w:marBottom w:val="0"/>
      <w:divBdr>
        <w:top w:val="none" w:sz="0" w:space="0" w:color="auto"/>
        <w:left w:val="none" w:sz="0" w:space="0" w:color="auto"/>
        <w:bottom w:val="none" w:sz="0" w:space="0" w:color="auto"/>
        <w:right w:val="none" w:sz="0" w:space="0" w:color="auto"/>
      </w:divBdr>
    </w:div>
    <w:div w:id="131021336">
      <w:bodyDiv w:val="1"/>
      <w:marLeft w:val="0"/>
      <w:marRight w:val="0"/>
      <w:marTop w:val="0"/>
      <w:marBottom w:val="0"/>
      <w:divBdr>
        <w:top w:val="none" w:sz="0" w:space="0" w:color="auto"/>
        <w:left w:val="none" w:sz="0" w:space="0" w:color="auto"/>
        <w:bottom w:val="none" w:sz="0" w:space="0" w:color="auto"/>
        <w:right w:val="none" w:sz="0" w:space="0" w:color="auto"/>
      </w:divBdr>
    </w:div>
    <w:div w:id="142358888">
      <w:bodyDiv w:val="1"/>
      <w:marLeft w:val="0"/>
      <w:marRight w:val="0"/>
      <w:marTop w:val="0"/>
      <w:marBottom w:val="0"/>
      <w:divBdr>
        <w:top w:val="none" w:sz="0" w:space="0" w:color="auto"/>
        <w:left w:val="none" w:sz="0" w:space="0" w:color="auto"/>
        <w:bottom w:val="none" w:sz="0" w:space="0" w:color="auto"/>
        <w:right w:val="none" w:sz="0" w:space="0" w:color="auto"/>
      </w:divBdr>
      <w:divsChild>
        <w:div w:id="6541842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071354">
      <w:bodyDiv w:val="1"/>
      <w:marLeft w:val="0"/>
      <w:marRight w:val="0"/>
      <w:marTop w:val="0"/>
      <w:marBottom w:val="0"/>
      <w:divBdr>
        <w:top w:val="none" w:sz="0" w:space="0" w:color="auto"/>
        <w:left w:val="none" w:sz="0" w:space="0" w:color="auto"/>
        <w:bottom w:val="none" w:sz="0" w:space="0" w:color="auto"/>
        <w:right w:val="none" w:sz="0" w:space="0" w:color="auto"/>
      </w:divBdr>
    </w:div>
    <w:div w:id="184174710">
      <w:bodyDiv w:val="1"/>
      <w:marLeft w:val="0"/>
      <w:marRight w:val="0"/>
      <w:marTop w:val="0"/>
      <w:marBottom w:val="0"/>
      <w:divBdr>
        <w:top w:val="none" w:sz="0" w:space="0" w:color="auto"/>
        <w:left w:val="none" w:sz="0" w:space="0" w:color="auto"/>
        <w:bottom w:val="none" w:sz="0" w:space="0" w:color="auto"/>
        <w:right w:val="none" w:sz="0" w:space="0" w:color="auto"/>
      </w:divBdr>
    </w:div>
    <w:div w:id="184292701">
      <w:bodyDiv w:val="1"/>
      <w:marLeft w:val="0"/>
      <w:marRight w:val="0"/>
      <w:marTop w:val="0"/>
      <w:marBottom w:val="0"/>
      <w:divBdr>
        <w:top w:val="none" w:sz="0" w:space="0" w:color="auto"/>
        <w:left w:val="none" w:sz="0" w:space="0" w:color="auto"/>
        <w:bottom w:val="none" w:sz="0" w:space="0" w:color="auto"/>
        <w:right w:val="none" w:sz="0" w:space="0" w:color="auto"/>
      </w:divBdr>
      <w:divsChild>
        <w:div w:id="8235947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2666214">
      <w:bodyDiv w:val="1"/>
      <w:marLeft w:val="0"/>
      <w:marRight w:val="0"/>
      <w:marTop w:val="0"/>
      <w:marBottom w:val="0"/>
      <w:divBdr>
        <w:top w:val="none" w:sz="0" w:space="0" w:color="auto"/>
        <w:left w:val="none" w:sz="0" w:space="0" w:color="auto"/>
        <w:bottom w:val="none" w:sz="0" w:space="0" w:color="auto"/>
        <w:right w:val="none" w:sz="0" w:space="0" w:color="auto"/>
      </w:divBdr>
    </w:div>
    <w:div w:id="291524201">
      <w:bodyDiv w:val="1"/>
      <w:marLeft w:val="0"/>
      <w:marRight w:val="0"/>
      <w:marTop w:val="0"/>
      <w:marBottom w:val="0"/>
      <w:divBdr>
        <w:top w:val="none" w:sz="0" w:space="0" w:color="auto"/>
        <w:left w:val="none" w:sz="0" w:space="0" w:color="auto"/>
        <w:bottom w:val="none" w:sz="0" w:space="0" w:color="auto"/>
        <w:right w:val="none" w:sz="0" w:space="0" w:color="auto"/>
      </w:divBdr>
    </w:div>
    <w:div w:id="313072989">
      <w:bodyDiv w:val="1"/>
      <w:marLeft w:val="0"/>
      <w:marRight w:val="0"/>
      <w:marTop w:val="0"/>
      <w:marBottom w:val="0"/>
      <w:divBdr>
        <w:top w:val="none" w:sz="0" w:space="0" w:color="auto"/>
        <w:left w:val="none" w:sz="0" w:space="0" w:color="auto"/>
        <w:bottom w:val="none" w:sz="0" w:space="0" w:color="auto"/>
        <w:right w:val="none" w:sz="0" w:space="0" w:color="auto"/>
      </w:divBdr>
    </w:div>
    <w:div w:id="322899556">
      <w:bodyDiv w:val="1"/>
      <w:marLeft w:val="0"/>
      <w:marRight w:val="0"/>
      <w:marTop w:val="0"/>
      <w:marBottom w:val="0"/>
      <w:divBdr>
        <w:top w:val="none" w:sz="0" w:space="0" w:color="auto"/>
        <w:left w:val="none" w:sz="0" w:space="0" w:color="auto"/>
        <w:bottom w:val="none" w:sz="0" w:space="0" w:color="auto"/>
        <w:right w:val="none" w:sz="0" w:space="0" w:color="auto"/>
      </w:divBdr>
    </w:div>
    <w:div w:id="355429219">
      <w:bodyDiv w:val="1"/>
      <w:marLeft w:val="0"/>
      <w:marRight w:val="0"/>
      <w:marTop w:val="0"/>
      <w:marBottom w:val="0"/>
      <w:divBdr>
        <w:top w:val="none" w:sz="0" w:space="0" w:color="auto"/>
        <w:left w:val="none" w:sz="0" w:space="0" w:color="auto"/>
        <w:bottom w:val="none" w:sz="0" w:space="0" w:color="auto"/>
        <w:right w:val="none" w:sz="0" w:space="0" w:color="auto"/>
      </w:divBdr>
    </w:div>
    <w:div w:id="390275060">
      <w:bodyDiv w:val="1"/>
      <w:marLeft w:val="0"/>
      <w:marRight w:val="0"/>
      <w:marTop w:val="0"/>
      <w:marBottom w:val="0"/>
      <w:divBdr>
        <w:top w:val="none" w:sz="0" w:space="0" w:color="auto"/>
        <w:left w:val="none" w:sz="0" w:space="0" w:color="auto"/>
        <w:bottom w:val="none" w:sz="0" w:space="0" w:color="auto"/>
        <w:right w:val="none" w:sz="0" w:space="0" w:color="auto"/>
      </w:divBdr>
    </w:div>
    <w:div w:id="484127088">
      <w:bodyDiv w:val="1"/>
      <w:marLeft w:val="0"/>
      <w:marRight w:val="0"/>
      <w:marTop w:val="0"/>
      <w:marBottom w:val="0"/>
      <w:divBdr>
        <w:top w:val="none" w:sz="0" w:space="0" w:color="auto"/>
        <w:left w:val="none" w:sz="0" w:space="0" w:color="auto"/>
        <w:bottom w:val="none" w:sz="0" w:space="0" w:color="auto"/>
        <w:right w:val="none" w:sz="0" w:space="0" w:color="auto"/>
      </w:divBdr>
    </w:div>
    <w:div w:id="504630506">
      <w:bodyDiv w:val="1"/>
      <w:marLeft w:val="0"/>
      <w:marRight w:val="0"/>
      <w:marTop w:val="0"/>
      <w:marBottom w:val="0"/>
      <w:divBdr>
        <w:top w:val="none" w:sz="0" w:space="0" w:color="auto"/>
        <w:left w:val="none" w:sz="0" w:space="0" w:color="auto"/>
        <w:bottom w:val="none" w:sz="0" w:space="0" w:color="auto"/>
        <w:right w:val="none" w:sz="0" w:space="0" w:color="auto"/>
      </w:divBdr>
    </w:div>
    <w:div w:id="504823930">
      <w:bodyDiv w:val="1"/>
      <w:marLeft w:val="0"/>
      <w:marRight w:val="0"/>
      <w:marTop w:val="0"/>
      <w:marBottom w:val="0"/>
      <w:divBdr>
        <w:top w:val="none" w:sz="0" w:space="0" w:color="auto"/>
        <w:left w:val="none" w:sz="0" w:space="0" w:color="auto"/>
        <w:bottom w:val="none" w:sz="0" w:space="0" w:color="auto"/>
        <w:right w:val="none" w:sz="0" w:space="0" w:color="auto"/>
      </w:divBdr>
    </w:div>
    <w:div w:id="565725924">
      <w:bodyDiv w:val="1"/>
      <w:marLeft w:val="0"/>
      <w:marRight w:val="0"/>
      <w:marTop w:val="0"/>
      <w:marBottom w:val="0"/>
      <w:divBdr>
        <w:top w:val="none" w:sz="0" w:space="0" w:color="auto"/>
        <w:left w:val="none" w:sz="0" w:space="0" w:color="auto"/>
        <w:bottom w:val="none" w:sz="0" w:space="0" w:color="auto"/>
        <w:right w:val="none" w:sz="0" w:space="0" w:color="auto"/>
      </w:divBdr>
    </w:div>
    <w:div w:id="607741124">
      <w:bodyDiv w:val="1"/>
      <w:marLeft w:val="0"/>
      <w:marRight w:val="0"/>
      <w:marTop w:val="0"/>
      <w:marBottom w:val="0"/>
      <w:divBdr>
        <w:top w:val="none" w:sz="0" w:space="0" w:color="auto"/>
        <w:left w:val="none" w:sz="0" w:space="0" w:color="auto"/>
        <w:bottom w:val="none" w:sz="0" w:space="0" w:color="auto"/>
        <w:right w:val="none" w:sz="0" w:space="0" w:color="auto"/>
      </w:divBdr>
    </w:div>
    <w:div w:id="707879175">
      <w:bodyDiv w:val="1"/>
      <w:marLeft w:val="0"/>
      <w:marRight w:val="0"/>
      <w:marTop w:val="0"/>
      <w:marBottom w:val="0"/>
      <w:divBdr>
        <w:top w:val="none" w:sz="0" w:space="0" w:color="auto"/>
        <w:left w:val="none" w:sz="0" w:space="0" w:color="auto"/>
        <w:bottom w:val="none" w:sz="0" w:space="0" w:color="auto"/>
        <w:right w:val="none" w:sz="0" w:space="0" w:color="auto"/>
      </w:divBdr>
    </w:div>
    <w:div w:id="716205510">
      <w:bodyDiv w:val="1"/>
      <w:marLeft w:val="0"/>
      <w:marRight w:val="0"/>
      <w:marTop w:val="0"/>
      <w:marBottom w:val="0"/>
      <w:divBdr>
        <w:top w:val="none" w:sz="0" w:space="0" w:color="auto"/>
        <w:left w:val="none" w:sz="0" w:space="0" w:color="auto"/>
        <w:bottom w:val="none" w:sz="0" w:space="0" w:color="auto"/>
        <w:right w:val="none" w:sz="0" w:space="0" w:color="auto"/>
      </w:divBdr>
    </w:div>
    <w:div w:id="733508010">
      <w:bodyDiv w:val="1"/>
      <w:marLeft w:val="0"/>
      <w:marRight w:val="0"/>
      <w:marTop w:val="0"/>
      <w:marBottom w:val="0"/>
      <w:divBdr>
        <w:top w:val="none" w:sz="0" w:space="0" w:color="auto"/>
        <w:left w:val="none" w:sz="0" w:space="0" w:color="auto"/>
        <w:bottom w:val="none" w:sz="0" w:space="0" w:color="auto"/>
        <w:right w:val="none" w:sz="0" w:space="0" w:color="auto"/>
      </w:divBdr>
    </w:div>
    <w:div w:id="737560979">
      <w:bodyDiv w:val="1"/>
      <w:marLeft w:val="0"/>
      <w:marRight w:val="0"/>
      <w:marTop w:val="0"/>
      <w:marBottom w:val="0"/>
      <w:divBdr>
        <w:top w:val="none" w:sz="0" w:space="0" w:color="auto"/>
        <w:left w:val="none" w:sz="0" w:space="0" w:color="auto"/>
        <w:bottom w:val="none" w:sz="0" w:space="0" w:color="auto"/>
        <w:right w:val="none" w:sz="0" w:space="0" w:color="auto"/>
      </w:divBdr>
    </w:div>
    <w:div w:id="796140958">
      <w:bodyDiv w:val="1"/>
      <w:marLeft w:val="0"/>
      <w:marRight w:val="0"/>
      <w:marTop w:val="0"/>
      <w:marBottom w:val="0"/>
      <w:divBdr>
        <w:top w:val="none" w:sz="0" w:space="0" w:color="auto"/>
        <w:left w:val="none" w:sz="0" w:space="0" w:color="auto"/>
        <w:bottom w:val="none" w:sz="0" w:space="0" w:color="auto"/>
        <w:right w:val="none" w:sz="0" w:space="0" w:color="auto"/>
      </w:divBdr>
    </w:div>
    <w:div w:id="832989465">
      <w:bodyDiv w:val="1"/>
      <w:marLeft w:val="0"/>
      <w:marRight w:val="0"/>
      <w:marTop w:val="0"/>
      <w:marBottom w:val="0"/>
      <w:divBdr>
        <w:top w:val="none" w:sz="0" w:space="0" w:color="auto"/>
        <w:left w:val="none" w:sz="0" w:space="0" w:color="auto"/>
        <w:bottom w:val="none" w:sz="0" w:space="0" w:color="auto"/>
        <w:right w:val="none" w:sz="0" w:space="0" w:color="auto"/>
      </w:divBdr>
    </w:div>
    <w:div w:id="839589721">
      <w:bodyDiv w:val="1"/>
      <w:marLeft w:val="0"/>
      <w:marRight w:val="0"/>
      <w:marTop w:val="0"/>
      <w:marBottom w:val="0"/>
      <w:divBdr>
        <w:top w:val="none" w:sz="0" w:space="0" w:color="auto"/>
        <w:left w:val="none" w:sz="0" w:space="0" w:color="auto"/>
        <w:bottom w:val="none" w:sz="0" w:space="0" w:color="auto"/>
        <w:right w:val="none" w:sz="0" w:space="0" w:color="auto"/>
      </w:divBdr>
    </w:div>
    <w:div w:id="849837538">
      <w:bodyDiv w:val="1"/>
      <w:marLeft w:val="0"/>
      <w:marRight w:val="0"/>
      <w:marTop w:val="0"/>
      <w:marBottom w:val="0"/>
      <w:divBdr>
        <w:top w:val="none" w:sz="0" w:space="0" w:color="auto"/>
        <w:left w:val="none" w:sz="0" w:space="0" w:color="auto"/>
        <w:bottom w:val="none" w:sz="0" w:space="0" w:color="auto"/>
        <w:right w:val="none" w:sz="0" w:space="0" w:color="auto"/>
      </w:divBdr>
    </w:div>
    <w:div w:id="872571027">
      <w:bodyDiv w:val="1"/>
      <w:marLeft w:val="0"/>
      <w:marRight w:val="0"/>
      <w:marTop w:val="0"/>
      <w:marBottom w:val="0"/>
      <w:divBdr>
        <w:top w:val="none" w:sz="0" w:space="0" w:color="auto"/>
        <w:left w:val="none" w:sz="0" w:space="0" w:color="auto"/>
        <w:bottom w:val="none" w:sz="0" w:space="0" w:color="auto"/>
        <w:right w:val="none" w:sz="0" w:space="0" w:color="auto"/>
      </w:divBdr>
      <w:divsChild>
        <w:div w:id="7401065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5893755">
      <w:bodyDiv w:val="1"/>
      <w:marLeft w:val="0"/>
      <w:marRight w:val="0"/>
      <w:marTop w:val="0"/>
      <w:marBottom w:val="0"/>
      <w:divBdr>
        <w:top w:val="none" w:sz="0" w:space="0" w:color="auto"/>
        <w:left w:val="none" w:sz="0" w:space="0" w:color="auto"/>
        <w:bottom w:val="none" w:sz="0" w:space="0" w:color="auto"/>
        <w:right w:val="none" w:sz="0" w:space="0" w:color="auto"/>
      </w:divBdr>
    </w:div>
    <w:div w:id="949238031">
      <w:bodyDiv w:val="1"/>
      <w:marLeft w:val="0"/>
      <w:marRight w:val="0"/>
      <w:marTop w:val="0"/>
      <w:marBottom w:val="0"/>
      <w:divBdr>
        <w:top w:val="none" w:sz="0" w:space="0" w:color="auto"/>
        <w:left w:val="none" w:sz="0" w:space="0" w:color="auto"/>
        <w:bottom w:val="none" w:sz="0" w:space="0" w:color="auto"/>
        <w:right w:val="none" w:sz="0" w:space="0" w:color="auto"/>
      </w:divBdr>
    </w:div>
    <w:div w:id="955526143">
      <w:bodyDiv w:val="1"/>
      <w:marLeft w:val="0"/>
      <w:marRight w:val="0"/>
      <w:marTop w:val="0"/>
      <w:marBottom w:val="0"/>
      <w:divBdr>
        <w:top w:val="none" w:sz="0" w:space="0" w:color="auto"/>
        <w:left w:val="none" w:sz="0" w:space="0" w:color="auto"/>
        <w:bottom w:val="none" w:sz="0" w:space="0" w:color="auto"/>
        <w:right w:val="none" w:sz="0" w:space="0" w:color="auto"/>
      </w:divBdr>
      <w:divsChild>
        <w:div w:id="1647853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8830024">
      <w:bodyDiv w:val="1"/>
      <w:marLeft w:val="0"/>
      <w:marRight w:val="0"/>
      <w:marTop w:val="0"/>
      <w:marBottom w:val="0"/>
      <w:divBdr>
        <w:top w:val="none" w:sz="0" w:space="0" w:color="auto"/>
        <w:left w:val="none" w:sz="0" w:space="0" w:color="auto"/>
        <w:bottom w:val="none" w:sz="0" w:space="0" w:color="auto"/>
        <w:right w:val="none" w:sz="0" w:space="0" w:color="auto"/>
      </w:divBdr>
    </w:div>
    <w:div w:id="1018965689">
      <w:bodyDiv w:val="1"/>
      <w:marLeft w:val="0"/>
      <w:marRight w:val="0"/>
      <w:marTop w:val="0"/>
      <w:marBottom w:val="0"/>
      <w:divBdr>
        <w:top w:val="none" w:sz="0" w:space="0" w:color="auto"/>
        <w:left w:val="none" w:sz="0" w:space="0" w:color="auto"/>
        <w:bottom w:val="none" w:sz="0" w:space="0" w:color="auto"/>
        <w:right w:val="none" w:sz="0" w:space="0" w:color="auto"/>
      </w:divBdr>
    </w:div>
    <w:div w:id="1041175005">
      <w:bodyDiv w:val="1"/>
      <w:marLeft w:val="0"/>
      <w:marRight w:val="0"/>
      <w:marTop w:val="0"/>
      <w:marBottom w:val="0"/>
      <w:divBdr>
        <w:top w:val="none" w:sz="0" w:space="0" w:color="auto"/>
        <w:left w:val="none" w:sz="0" w:space="0" w:color="auto"/>
        <w:bottom w:val="none" w:sz="0" w:space="0" w:color="auto"/>
        <w:right w:val="none" w:sz="0" w:space="0" w:color="auto"/>
      </w:divBdr>
    </w:div>
    <w:div w:id="1082682016">
      <w:bodyDiv w:val="1"/>
      <w:marLeft w:val="0"/>
      <w:marRight w:val="0"/>
      <w:marTop w:val="0"/>
      <w:marBottom w:val="0"/>
      <w:divBdr>
        <w:top w:val="none" w:sz="0" w:space="0" w:color="auto"/>
        <w:left w:val="none" w:sz="0" w:space="0" w:color="auto"/>
        <w:bottom w:val="none" w:sz="0" w:space="0" w:color="auto"/>
        <w:right w:val="none" w:sz="0" w:space="0" w:color="auto"/>
      </w:divBdr>
      <w:divsChild>
        <w:div w:id="1371952713">
          <w:marLeft w:val="0"/>
          <w:marRight w:val="0"/>
          <w:marTop w:val="0"/>
          <w:marBottom w:val="0"/>
          <w:divBdr>
            <w:top w:val="none" w:sz="0" w:space="0" w:color="auto"/>
            <w:left w:val="none" w:sz="0" w:space="0" w:color="auto"/>
            <w:bottom w:val="none" w:sz="0" w:space="0" w:color="auto"/>
            <w:right w:val="none" w:sz="0" w:space="0" w:color="auto"/>
          </w:divBdr>
          <w:divsChild>
            <w:div w:id="72602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04481">
      <w:bodyDiv w:val="1"/>
      <w:marLeft w:val="0"/>
      <w:marRight w:val="0"/>
      <w:marTop w:val="0"/>
      <w:marBottom w:val="0"/>
      <w:divBdr>
        <w:top w:val="none" w:sz="0" w:space="0" w:color="auto"/>
        <w:left w:val="none" w:sz="0" w:space="0" w:color="auto"/>
        <w:bottom w:val="none" w:sz="0" w:space="0" w:color="auto"/>
        <w:right w:val="none" w:sz="0" w:space="0" w:color="auto"/>
      </w:divBdr>
    </w:div>
    <w:div w:id="1130319015">
      <w:bodyDiv w:val="1"/>
      <w:marLeft w:val="0"/>
      <w:marRight w:val="0"/>
      <w:marTop w:val="0"/>
      <w:marBottom w:val="0"/>
      <w:divBdr>
        <w:top w:val="none" w:sz="0" w:space="0" w:color="auto"/>
        <w:left w:val="none" w:sz="0" w:space="0" w:color="auto"/>
        <w:bottom w:val="none" w:sz="0" w:space="0" w:color="auto"/>
        <w:right w:val="none" w:sz="0" w:space="0" w:color="auto"/>
      </w:divBdr>
    </w:div>
    <w:div w:id="1144811138">
      <w:bodyDiv w:val="1"/>
      <w:marLeft w:val="0"/>
      <w:marRight w:val="0"/>
      <w:marTop w:val="0"/>
      <w:marBottom w:val="0"/>
      <w:divBdr>
        <w:top w:val="none" w:sz="0" w:space="0" w:color="auto"/>
        <w:left w:val="none" w:sz="0" w:space="0" w:color="auto"/>
        <w:bottom w:val="none" w:sz="0" w:space="0" w:color="auto"/>
        <w:right w:val="none" w:sz="0" w:space="0" w:color="auto"/>
      </w:divBdr>
      <w:divsChild>
        <w:div w:id="17261054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5680694">
      <w:bodyDiv w:val="1"/>
      <w:marLeft w:val="0"/>
      <w:marRight w:val="0"/>
      <w:marTop w:val="0"/>
      <w:marBottom w:val="0"/>
      <w:divBdr>
        <w:top w:val="none" w:sz="0" w:space="0" w:color="auto"/>
        <w:left w:val="none" w:sz="0" w:space="0" w:color="auto"/>
        <w:bottom w:val="none" w:sz="0" w:space="0" w:color="auto"/>
        <w:right w:val="none" w:sz="0" w:space="0" w:color="auto"/>
      </w:divBdr>
    </w:div>
    <w:div w:id="1156338393">
      <w:bodyDiv w:val="1"/>
      <w:marLeft w:val="0"/>
      <w:marRight w:val="0"/>
      <w:marTop w:val="0"/>
      <w:marBottom w:val="0"/>
      <w:divBdr>
        <w:top w:val="none" w:sz="0" w:space="0" w:color="auto"/>
        <w:left w:val="none" w:sz="0" w:space="0" w:color="auto"/>
        <w:bottom w:val="none" w:sz="0" w:space="0" w:color="auto"/>
        <w:right w:val="none" w:sz="0" w:space="0" w:color="auto"/>
      </w:divBdr>
      <w:divsChild>
        <w:div w:id="430856803">
          <w:blockQuote w:val="1"/>
          <w:marLeft w:val="720"/>
          <w:marRight w:val="720"/>
          <w:marTop w:val="100"/>
          <w:marBottom w:val="100"/>
          <w:divBdr>
            <w:top w:val="none" w:sz="0" w:space="0" w:color="auto"/>
            <w:left w:val="none" w:sz="0" w:space="0" w:color="auto"/>
            <w:bottom w:val="none" w:sz="0" w:space="0" w:color="auto"/>
            <w:right w:val="none" w:sz="0" w:space="0" w:color="auto"/>
          </w:divBdr>
        </w:div>
        <w:div w:id="310672353">
          <w:blockQuote w:val="1"/>
          <w:marLeft w:val="720"/>
          <w:marRight w:val="720"/>
          <w:marTop w:val="100"/>
          <w:marBottom w:val="100"/>
          <w:divBdr>
            <w:top w:val="none" w:sz="0" w:space="0" w:color="auto"/>
            <w:left w:val="none" w:sz="0" w:space="0" w:color="auto"/>
            <w:bottom w:val="none" w:sz="0" w:space="0" w:color="auto"/>
            <w:right w:val="none" w:sz="0" w:space="0" w:color="auto"/>
          </w:divBdr>
        </w:div>
        <w:div w:id="20893801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9895716">
      <w:bodyDiv w:val="1"/>
      <w:marLeft w:val="0"/>
      <w:marRight w:val="0"/>
      <w:marTop w:val="0"/>
      <w:marBottom w:val="0"/>
      <w:divBdr>
        <w:top w:val="none" w:sz="0" w:space="0" w:color="auto"/>
        <w:left w:val="none" w:sz="0" w:space="0" w:color="auto"/>
        <w:bottom w:val="none" w:sz="0" w:space="0" w:color="auto"/>
        <w:right w:val="none" w:sz="0" w:space="0" w:color="auto"/>
      </w:divBdr>
    </w:div>
    <w:div w:id="1275284877">
      <w:bodyDiv w:val="1"/>
      <w:marLeft w:val="0"/>
      <w:marRight w:val="0"/>
      <w:marTop w:val="0"/>
      <w:marBottom w:val="0"/>
      <w:divBdr>
        <w:top w:val="none" w:sz="0" w:space="0" w:color="auto"/>
        <w:left w:val="none" w:sz="0" w:space="0" w:color="auto"/>
        <w:bottom w:val="none" w:sz="0" w:space="0" w:color="auto"/>
        <w:right w:val="none" w:sz="0" w:space="0" w:color="auto"/>
      </w:divBdr>
    </w:div>
    <w:div w:id="1287393158">
      <w:bodyDiv w:val="1"/>
      <w:marLeft w:val="0"/>
      <w:marRight w:val="0"/>
      <w:marTop w:val="0"/>
      <w:marBottom w:val="0"/>
      <w:divBdr>
        <w:top w:val="none" w:sz="0" w:space="0" w:color="auto"/>
        <w:left w:val="none" w:sz="0" w:space="0" w:color="auto"/>
        <w:bottom w:val="none" w:sz="0" w:space="0" w:color="auto"/>
        <w:right w:val="none" w:sz="0" w:space="0" w:color="auto"/>
      </w:divBdr>
      <w:divsChild>
        <w:div w:id="1098599990">
          <w:blockQuote w:val="1"/>
          <w:marLeft w:val="720"/>
          <w:marRight w:val="720"/>
          <w:marTop w:val="100"/>
          <w:marBottom w:val="100"/>
          <w:divBdr>
            <w:top w:val="none" w:sz="0" w:space="0" w:color="auto"/>
            <w:left w:val="none" w:sz="0" w:space="0" w:color="auto"/>
            <w:bottom w:val="none" w:sz="0" w:space="0" w:color="auto"/>
            <w:right w:val="none" w:sz="0" w:space="0" w:color="auto"/>
          </w:divBdr>
        </w:div>
        <w:div w:id="1671331723">
          <w:blockQuote w:val="1"/>
          <w:marLeft w:val="720"/>
          <w:marRight w:val="720"/>
          <w:marTop w:val="100"/>
          <w:marBottom w:val="100"/>
          <w:divBdr>
            <w:top w:val="none" w:sz="0" w:space="0" w:color="auto"/>
            <w:left w:val="none" w:sz="0" w:space="0" w:color="auto"/>
            <w:bottom w:val="none" w:sz="0" w:space="0" w:color="auto"/>
            <w:right w:val="none" w:sz="0" w:space="0" w:color="auto"/>
          </w:divBdr>
        </w:div>
        <w:div w:id="13322483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5528748">
      <w:bodyDiv w:val="1"/>
      <w:marLeft w:val="0"/>
      <w:marRight w:val="0"/>
      <w:marTop w:val="0"/>
      <w:marBottom w:val="0"/>
      <w:divBdr>
        <w:top w:val="none" w:sz="0" w:space="0" w:color="auto"/>
        <w:left w:val="none" w:sz="0" w:space="0" w:color="auto"/>
        <w:bottom w:val="none" w:sz="0" w:space="0" w:color="auto"/>
        <w:right w:val="none" w:sz="0" w:space="0" w:color="auto"/>
      </w:divBdr>
    </w:div>
    <w:div w:id="1301837759">
      <w:bodyDiv w:val="1"/>
      <w:marLeft w:val="0"/>
      <w:marRight w:val="0"/>
      <w:marTop w:val="0"/>
      <w:marBottom w:val="0"/>
      <w:divBdr>
        <w:top w:val="none" w:sz="0" w:space="0" w:color="auto"/>
        <w:left w:val="none" w:sz="0" w:space="0" w:color="auto"/>
        <w:bottom w:val="none" w:sz="0" w:space="0" w:color="auto"/>
        <w:right w:val="none" w:sz="0" w:space="0" w:color="auto"/>
      </w:divBdr>
    </w:div>
    <w:div w:id="1343052368">
      <w:bodyDiv w:val="1"/>
      <w:marLeft w:val="0"/>
      <w:marRight w:val="0"/>
      <w:marTop w:val="0"/>
      <w:marBottom w:val="0"/>
      <w:divBdr>
        <w:top w:val="none" w:sz="0" w:space="0" w:color="auto"/>
        <w:left w:val="none" w:sz="0" w:space="0" w:color="auto"/>
        <w:bottom w:val="none" w:sz="0" w:space="0" w:color="auto"/>
        <w:right w:val="none" w:sz="0" w:space="0" w:color="auto"/>
      </w:divBdr>
    </w:div>
    <w:div w:id="1426730727">
      <w:bodyDiv w:val="1"/>
      <w:marLeft w:val="0"/>
      <w:marRight w:val="0"/>
      <w:marTop w:val="0"/>
      <w:marBottom w:val="0"/>
      <w:divBdr>
        <w:top w:val="none" w:sz="0" w:space="0" w:color="auto"/>
        <w:left w:val="none" w:sz="0" w:space="0" w:color="auto"/>
        <w:bottom w:val="none" w:sz="0" w:space="0" w:color="auto"/>
        <w:right w:val="none" w:sz="0" w:space="0" w:color="auto"/>
      </w:divBdr>
    </w:div>
    <w:div w:id="1436442658">
      <w:bodyDiv w:val="1"/>
      <w:marLeft w:val="0"/>
      <w:marRight w:val="0"/>
      <w:marTop w:val="0"/>
      <w:marBottom w:val="0"/>
      <w:divBdr>
        <w:top w:val="none" w:sz="0" w:space="0" w:color="auto"/>
        <w:left w:val="none" w:sz="0" w:space="0" w:color="auto"/>
        <w:bottom w:val="none" w:sz="0" w:space="0" w:color="auto"/>
        <w:right w:val="none" w:sz="0" w:space="0" w:color="auto"/>
      </w:divBdr>
    </w:div>
    <w:div w:id="1462456735">
      <w:bodyDiv w:val="1"/>
      <w:marLeft w:val="0"/>
      <w:marRight w:val="0"/>
      <w:marTop w:val="0"/>
      <w:marBottom w:val="0"/>
      <w:divBdr>
        <w:top w:val="none" w:sz="0" w:space="0" w:color="auto"/>
        <w:left w:val="none" w:sz="0" w:space="0" w:color="auto"/>
        <w:bottom w:val="none" w:sz="0" w:space="0" w:color="auto"/>
        <w:right w:val="none" w:sz="0" w:space="0" w:color="auto"/>
      </w:divBdr>
      <w:divsChild>
        <w:div w:id="6846755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1706149">
      <w:bodyDiv w:val="1"/>
      <w:marLeft w:val="0"/>
      <w:marRight w:val="0"/>
      <w:marTop w:val="0"/>
      <w:marBottom w:val="0"/>
      <w:divBdr>
        <w:top w:val="none" w:sz="0" w:space="0" w:color="auto"/>
        <w:left w:val="none" w:sz="0" w:space="0" w:color="auto"/>
        <w:bottom w:val="none" w:sz="0" w:space="0" w:color="auto"/>
        <w:right w:val="none" w:sz="0" w:space="0" w:color="auto"/>
      </w:divBdr>
    </w:div>
    <w:div w:id="1531725702">
      <w:bodyDiv w:val="1"/>
      <w:marLeft w:val="0"/>
      <w:marRight w:val="0"/>
      <w:marTop w:val="0"/>
      <w:marBottom w:val="0"/>
      <w:divBdr>
        <w:top w:val="none" w:sz="0" w:space="0" w:color="auto"/>
        <w:left w:val="none" w:sz="0" w:space="0" w:color="auto"/>
        <w:bottom w:val="none" w:sz="0" w:space="0" w:color="auto"/>
        <w:right w:val="none" w:sz="0" w:space="0" w:color="auto"/>
      </w:divBdr>
    </w:div>
    <w:div w:id="1547714433">
      <w:bodyDiv w:val="1"/>
      <w:marLeft w:val="0"/>
      <w:marRight w:val="0"/>
      <w:marTop w:val="0"/>
      <w:marBottom w:val="0"/>
      <w:divBdr>
        <w:top w:val="none" w:sz="0" w:space="0" w:color="auto"/>
        <w:left w:val="none" w:sz="0" w:space="0" w:color="auto"/>
        <w:bottom w:val="none" w:sz="0" w:space="0" w:color="auto"/>
        <w:right w:val="none" w:sz="0" w:space="0" w:color="auto"/>
      </w:divBdr>
    </w:div>
    <w:div w:id="1587763580">
      <w:bodyDiv w:val="1"/>
      <w:marLeft w:val="0"/>
      <w:marRight w:val="0"/>
      <w:marTop w:val="0"/>
      <w:marBottom w:val="0"/>
      <w:divBdr>
        <w:top w:val="none" w:sz="0" w:space="0" w:color="auto"/>
        <w:left w:val="none" w:sz="0" w:space="0" w:color="auto"/>
        <w:bottom w:val="none" w:sz="0" w:space="0" w:color="auto"/>
        <w:right w:val="none" w:sz="0" w:space="0" w:color="auto"/>
      </w:divBdr>
    </w:div>
    <w:div w:id="1619139426">
      <w:bodyDiv w:val="1"/>
      <w:marLeft w:val="0"/>
      <w:marRight w:val="0"/>
      <w:marTop w:val="0"/>
      <w:marBottom w:val="0"/>
      <w:divBdr>
        <w:top w:val="none" w:sz="0" w:space="0" w:color="auto"/>
        <w:left w:val="none" w:sz="0" w:space="0" w:color="auto"/>
        <w:bottom w:val="none" w:sz="0" w:space="0" w:color="auto"/>
        <w:right w:val="none" w:sz="0" w:space="0" w:color="auto"/>
      </w:divBdr>
    </w:div>
    <w:div w:id="1622685651">
      <w:bodyDiv w:val="1"/>
      <w:marLeft w:val="0"/>
      <w:marRight w:val="0"/>
      <w:marTop w:val="0"/>
      <w:marBottom w:val="0"/>
      <w:divBdr>
        <w:top w:val="none" w:sz="0" w:space="0" w:color="auto"/>
        <w:left w:val="none" w:sz="0" w:space="0" w:color="auto"/>
        <w:bottom w:val="none" w:sz="0" w:space="0" w:color="auto"/>
        <w:right w:val="none" w:sz="0" w:space="0" w:color="auto"/>
      </w:divBdr>
    </w:div>
    <w:div w:id="1628586184">
      <w:bodyDiv w:val="1"/>
      <w:marLeft w:val="0"/>
      <w:marRight w:val="0"/>
      <w:marTop w:val="0"/>
      <w:marBottom w:val="0"/>
      <w:divBdr>
        <w:top w:val="none" w:sz="0" w:space="0" w:color="auto"/>
        <w:left w:val="none" w:sz="0" w:space="0" w:color="auto"/>
        <w:bottom w:val="none" w:sz="0" w:space="0" w:color="auto"/>
        <w:right w:val="none" w:sz="0" w:space="0" w:color="auto"/>
      </w:divBdr>
    </w:div>
    <w:div w:id="1687437983">
      <w:bodyDiv w:val="1"/>
      <w:marLeft w:val="0"/>
      <w:marRight w:val="0"/>
      <w:marTop w:val="0"/>
      <w:marBottom w:val="0"/>
      <w:divBdr>
        <w:top w:val="none" w:sz="0" w:space="0" w:color="auto"/>
        <w:left w:val="none" w:sz="0" w:space="0" w:color="auto"/>
        <w:bottom w:val="none" w:sz="0" w:space="0" w:color="auto"/>
        <w:right w:val="none" w:sz="0" w:space="0" w:color="auto"/>
      </w:divBdr>
      <w:divsChild>
        <w:div w:id="1670206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0427473">
      <w:bodyDiv w:val="1"/>
      <w:marLeft w:val="0"/>
      <w:marRight w:val="0"/>
      <w:marTop w:val="0"/>
      <w:marBottom w:val="0"/>
      <w:divBdr>
        <w:top w:val="none" w:sz="0" w:space="0" w:color="auto"/>
        <w:left w:val="none" w:sz="0" w:space="0" w:color="auto"/>
        <w:bottom w:val="none" w:sz="0" w:space="0" w:color="auto"/>
        <w:right w:val="none" w:sz="0" w:space="0" w:color="auto"/>
      </w:divBdr>
    </w:div>
    <w:div w:id="1726559974">
      <w:bodyDiv w:val="1"/>
      <w:marLeft w:val="0"/>
      <w:marRight w:val="0"/>
      <w:marTop w:val="0"/>
      <w:marBottom w:val="0"/>
      <w:divBdr>
        <w:top w:val="none" w:sz="0" w:space="0" w:color="auto"/>
        <w:left w:val="none" w:sz="0" w:space="0" w:color="auto"/>
        <w:bottom w:val="none" w:sz="0" w:space="0" w:color="auto"/>
        <w:right w:val="none" w:sz="0" w:space="0" w:color="auto"/>
      </w:divBdr>
      <w:divsChild>
        <w:div w:id="1320422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1757575">
      <w:bodyDiv w:val="1"/>
      <w:marLeft w:val="0"/>
      <w:marRight w:val="0"/>
      <w:marTop w:val="0"/>
      <w:marBottom w:val="0"/>
      <w:divBdr>
        <w:top w:val="none" w:sz="0" w:space="0" w:color="auto"/>
        <w:left w:val="none" w:sz="0" w:space="0" w:color="auto"/>
        <w:bottom w:val="none" w:sz="0" w:space="0" w:color="auto"/>
        <w:right w:val="none" w:sz="0" w:space="0" w:color="auto"/>
      </w:divBdr>
    </w:div>
    <w:div w:id="1761944848">
      <w:bodyDiv w:val="1"/>
      <w:marLeft w:val="0"/>
      <w:marRight w:val="0"/>
      <w:marTop w:val="0"/>
      <w:marBottom w:val="0"/>
      <w:divBdr>
        <w:top w:val="none" w:sz="0" w:space="0" w:color="auto"/>
        <w:left w:val="none" w:sz="0" w:space="0" w:color="auto"/>
        <w:bottom w:val="none" w:sz="0" w:space="0" w:color="auto"/>
        <w:right w:val="none" w:sz="0" w:space="0" w:color="auto"/>
      </w:divBdr>
    </w:div>
    <w:div w:id="1770736805">
      <w:bodyDiv w:val="1"/>
      <w:marLeft w:val="0"/>
      <w:marRight w:val="0"/>
      <w:marTop w:val="0"/>
      <w:marBottom w:val="0"/>
      <w:divBdr>
        <w:top w:val="none" w:sz="0" w:space="0" w:color="auto"/>
        <w:left w:val="none" w:sz="0" w:space="0" w:color="auto"/>
        <w:bottom w:val="none" w:sz="0" w:space="0" w:color="auto"/>
        <w:right w:val="none" w:sz="0" w:space="0" w:color="auto"/>
      </w:divBdr>
    </w:div>
    <w:div w:id="1774477302">
      <w:bodyDiv w:val="1"/>
      <w:marLeft w:val="0"/>
      <w:marRight w:val="0"/>
      <w:marTop w:val="0"/>
      <w:marBottom w:val="0"/>
      <w:divBdr>
        <w:top w:val="none" w:sz="0" w:space="0" w:color="auto"/>
        <w:left w:val="none" w:sz="0" w:space="0" w:color="auto"/>
        <w:bottom w:val="none" w:sz="0" w:space="0" w:color="auto"/>
        <w:right w:val="none" w:sz="0" w:space="0" w:color="auto"/>
      </w:divBdr>
    </w:div>
    <w:div w:id="1821340984">
      <w:bodyDiv w:val="1"/>
      <w:marLeft w:val="0"/>
      <w:marRight w:val="0"/>
      <w:marTop w:val="0"/>
      <w:marBottom w:val="0"/>
      <w:divBdr>
        <w:top w:val="none" w:sz="0" w:space="0" w:color="auto"/>
        <w:left w:val="none" w:sz="0" w:space="0" w:color="auto"/>
        <w:bottom w:val="none" w:sz="0" w:space="0" w:color="auto"/>
        <w:right w:val="none" w:sz="0" w:space="0" w:color="auto"/>
      </w:divBdr>
    </w:div>
    <w:div w:id="1853448820">
      <w:bodyDiv w:val="1"/>
      <w:marLeft w:val="0"/>
      <w:marRight w:val="0"/>
      <w:marTop w:val="0"/>
      <w:marBottom w:val="0"/>
      <w:divBdr>
        <w:top w:val="none" w:sz="0" w:space="0" w:color="auto"/>
        <w:left w:val="none" w:sz="0" w:space="0" w:color="auto"/>
        <w:bottom w:val="none" w:sz="0" w:space="0" w:color="auto"/>
        <w:right w:val="none" w:sz="0" w:space="0" w:color="auto"/>
      </w:divBdr>
    </w:div>
    <w:div w:id="1858543764">
      <w:bodyDiv w:val="1"/>
      <w:marLeft w:val="0"/>
      <w:marRight w:val="0"/>
      <w:marTop w:val="0"/>
      <w:marBottom w:val="0"/>
      <w:divBdr>
        <w:top w:val="none" w:sz="0" w:space="0" w:color="auto"/>
        <w:left w:val="none" w:sz="0" w:space="0" w:color="auto"/>
        <w:bottom w:val="none" w:sz="0" w:space="0" w:color="auto"/>
        <w:right w:val="none" w:sz="0" w:space="0" w:color="auto"/>
      </w:divBdr>
      <w:divsChild>
        <w:div w:id="1929582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8696879">
      <w:bodyDiv w:val="1"/>
      <w:marLeft w:val="0"/>
      <w:marRight w:val="0"/>
      <w:marTop w:val="0"/>
      <w:marBottom w:val="0"/>
      <w:divBdr>
        <w:top w:val="none" w:sz="0" w:space="0" w:color="auto"/>
        <w:left w:val="none" w:sz="0" w:space="0" w:color="auto"/>
        <w:bottom w:val="none" w:sz="0" w:space="0" w:color="auto"/>
        <w:right w:val="none" w:sz="0" w:space="0" w:color="auto"/>
      </w:divBdr>
    </w:div>
    <w:div w:id="1860044231">
      <w:bodyDiv w:val="1"/>
      <w:marLeft w:val="0"/>
      <w:marRight w:val="0"/>
      <w:marTop w:val="0"/>
      <w:marBottom w:val="0"/>
      <w:divBdr>
        <w:top w:val="none" w:sz="0" w:space="0" w:color="auto"/>
        <w:left w:val="none" w:sz="0" w:space="0" w:color="auto"/>
        <w:bottom w:val="none" w:sz="0" w:space="0" w:color="auto"/>
        <w:right w:val="none" w:sz="0" w:space="0" w:color="auto"/>
      </w:divBdr>
    </w:div>
    <w:div w:id="1866366417">
      <w:bodyDiv w:val="1"/>
      <w:marLeft w:val="0"/>
      <w:marRight w:val="0"/>
      <w:marTop w:val="0"/>
      <w:marBottom w:val="0"/>
      <w:divBdr>
        <w:top w:val="none" w:sz="0" w:space="0" w:color="auto"/>
        <w:left w:val="none" w:sz="0" w:space="0" w:color="auto"/>
        <w:bottom w:val="none" w:sz="0" w:space="0" w:color="auto"/>
        <w:right w:val="none" w:sz="0" w:space="0" w:color="auto"/>
      </w:divBdr>
      <w:divsChild>
        <w:div w:id="850872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1184033">
      <w:bodyDiv w:val="1"/>
      <w:marLeft w:val="0"/>
      <w:marRight w:val="0"/>
      <w:marTop w:val="0"/>
      <w:marBottom w:val="0"/>
      <w:divBdr>
        <w:top w:val="none" w:sz="0" w:space="0" w:color="auto"/>
        <w:left w:val="none" w:sz="0" w:space="0" w:color="auto"/>
        <w:bottom w:val="none" w:sz="0" w:space="0" w:color="auto"/>
        <w:right w:val="none" w:sz="0" w:space="0" w:color="auto"/>
      </w:divBdr>
      <w:divsChild>
        <w:div w:id="157576336">
          <w:marLeft w:val="0"/>
          <w:marRight w:val="0"/>
          <w:marTop w:val="0"/>
          <w:marBottom w:val="0"/>
          <w:divBdr>
            <w:top w:val="none" w:sz="0" w:space="0" w:color="auto"/>
            <w:left w:val="none" w:sz="0" w:space="0" w:color="auto"/>
            <w:bottom w:val="none" w:sz="0" w:space="0" w:color="auto"/>
            <w:right w:val="none" w:sz="0" w:space="0" w:color="auto"/>
          </w:divBdr>
          <w:divsChild>
            <w:div w:id="27571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540192">
      <w:bodyDiv w:val="1"/>
      <w:marLeft w:val="0"/>
      <w:marRight w:val="0"/>
      <w:marTop w:val="0"/>
      <w:marBottom w:val="0"/>
      <w:divBdr>
        <w:top w:val="none" w:sz="0" w:space="0" w:color="auto"/>
        <w:left w:val="none" w:sz="0" w:space="0" w:color="auto"/>
        <w:bottom w:val="none" w:sz="0" w:space="0" w:color="auto"/>
        <w:right w:val="none" w:sz="0" w:space="0" w:color="auto"/>
      </w:divBdr>
    </w:div>
    <w:div w:id="2095928916">
      <w:bodyDiv w:val="1"/>
      <w:marLeft w:val="0"/>
      <w:marRight w:val="0"/>
      <w:marTop w:val="0"/>
      <w:marBottom w:val="0"/>
      <w:divBdr>
        <w:top w:val="none" w:sz="0" w:space="0" w:color="auto"/>
        <w:left w:val="none" w:sz="0" w:space="0" w:color="auto"/>
        <w:bottom w:val="none" w:sz="0" w:space="0" w:color="auto"/>
        <w:right w:val="none" w:sz="0" w:space="0" w:color="auto"/>
      </w:divBdr>
    </w:div>
    <w:div w:id="2126923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21</Pages>
  <Words>5604</Words>
  <Characters>30263</Characters>
  <Application>Microsoft Office Word</Application>
  <DocSecurity>0</DocSecurity>
  <Lines>252</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Giudice Rodrigues</dc:creator>
  <cp:keywords/>
  <dc:description/>
  <cp:lastModifiedBy>Maria Cláudia Boaventura Soares</cp:lastModifiedBy>
  <cp:revision>9</cp:revision>
  <cp:lastPrinted>2024-11-18T21:54:00Z</cp:lastPrinted>
  <dcterms:created xsi:type="dcterms:W3CDTF">2024-11-18T21:45:00Z</dcterms:created>
  <dcterms:modified xsi:type="dcterms:W3CDTF">2025-06-26T18:32:00Z</dcterms:modified>
</cp:coreProperties>
</file>